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24635D2" w14:textId="77777777" w:rsidR="0090443A" w:rsidRDefault="004E7D90" w:rsidP="0090443A">
      <w:pPr>
        <w:spacing w:line="240" w:lineRule="auto"/>
        <w:jc w:val="left"/>
        <w:rPr>
          <w:noProof/>
        </w:rPr>
      </w:pPr>
      <w:r>
        <w:rPr>
          <w:noProof/>
        </w:rPr>
        <w:drawing>
          <wp:anchor distT="0" distB="0" distL="114300" distR="114300" simplePos="0" relativeHeight="251665408" behindDoc="1" locked="0" layoutInCell="1" allowOverlap="1" wp14:anchorId="16C5BEC1" wp14:editId="3B33B387">
            <wp:simplePos x="0" y="0"/>
            <wp:positionH relativeFrom="column">
              <wp:posOffset>3514725</wp:posOffset>
            </wp:positionH>
            <wp:positionV relativeFrom="paragraph">
              <wp:posOffset>59055</wp:posOffset>
            </wp:positionV>
            <wp:extent cx="2762250" cy="403225"/>
            <wp:effectExtent l="0" t="0" r="0" b="0"/>
            <wp:wrapTight wrapText="bothSides">
              <wp:wrapPolygon edited="0">
                <wp:start x="0" y="0"/>
                <wp:lineTo x="0" y="20409"/>
                <wp:lineTo x="21451" y="20409"/>
                <wp:lineTo x="21451" y="0"/>
                <wp:lineTo x="0" y="0"/>
              </wp:wrapPolygon>
            </wp:wrapTight>
            <wp:docPr id="26" name="Picture 26"/>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62250" cy="403225"/>
                    </a:xfrm>
                    <a:prstGeom prst="rect">
                      <a:avLst/>
                    </a:prstGeom>
                    <a:noFill/>
                    <a:ln>
                      <a:noFill/>
                    </a:ln>
                  </pic:spPr>
                </pic:pic>
              </a:graphicData>
            </a:graphic>
          </wp:anchor>
        </w:drawing>
      </w:r>
      <w:r w:rsidR="00F82428">
        <w:rPr>
          <w:b/>
          <w:noProof/>
          <w:sz w:val="22"/>
        </w:rPr>
        <w:drawing>
          <wp:anchor distT="0" distB="0" distL="114300" distR="114300" simplePos="0" relativeHeight="251650048" behindDoc="1" locked="0" layoutInCell="1" allowOverlap="1" wp14:anchorId="497B0B79" wp14:editId="1073FB19">
            <wp:simplePos x="0" y="0"/>
            <wp:positionH relativeFrom="column">
              <wp:posOffset>-104775</wp:posOffset>
            </wp:positionH>
            <wp:positionV relativeFrom="paragraph">
              <wp:posOffset>0</wp:posOffset>
            </wp:positionV>
            <wp:extent cx="866775" cy="627380"/>
            <wp:effectExtent l="0" t="0" r="9525" b="1270"/>
            <wp:wrapTight wrapText="bothSides">
              <wp:wrapPolygon edited="0">
                <wp:start x="0" y="0"/>
                <wp:lineTo x="0" y="20988"/>
                <wp:lineTo x="21363" y="20988"/>
                <wp:lineTo x="21363"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IIP_Icon.png"/>
                    <pic:cNvPicPr/>
                  </pic:nvPicPr>
                  <pic:blipFill>
                    <a:blip r:embed="rId9">
                      <a:extLst>
                        <a:ext uri="{28A0092B-C50C-407E-A947-70E740481C1C}">
                          <a14:useLocalDpi xmlns:a14="http://schemas.microsoft.com/office/drawing/2010/main" val="0"/>
                        </a:ext>
                      </a:extLst>
                    </a:blip>
                    <a:stretch>
                      <a:fillRect/>
                    </a:stretch>
                  </pic:blipFill>
                  <pic:spPr>
                    <a:xfrm>
                      <a:off x="0" y="0"/>
                      <a:ext cx="866775" cy="627380"/>
                    </a:xfrm>
                    <a:prstGeom prst="rect">
                      <a:avLst/>
                    </a:prstGeom>
                  </pic:spPr>
                </pic:pic>
              </a:graphicData>
            </a:graphic>
          </wp:anchor>
        </w:drawing>
      </w:r>
    </w:p>
    <w:p w14:paraId="7A8B7381" w14:textId="77777777" w:rsidR="0090443A" w:rsidRPr="0007400E" w:rsidRDefault="0090443A" w:rsidP="0090443A">
      <w:pPr>
        <w:rPr>
          <w:noProof/>
        </w:rPr>
      </w:pPr>
    </w:p>
    <w:p w14:paraId="52DB213C" w14:textId="77777777" w:rsidR="00F82428" w:rsidRDefault="00F82428" w:rsidP="005973AB">
      <w:pPr>
        <w:jc w:val="left"/>
        <w:rPr>
          <w:b/>
          <w:sz w:val="22"/>
        </w:rPr>
      </w:pPr>
    </w:p>
    <w:p w14:paraId="3B96E0ED" w14:textId="77777777" w:rsidR="00F82428" w:rsidRDefault="004146A2" w:rsidP="004146A2">
      <w:pPr>
        <w:tabs>
          <w:tab w:val="left" w:pos="5895"/>
        </w:tabs>
        <w:jc w:val="left"/>
        <w:rPr>
          <w:b/>
          <w:sz w:val="22"/>
        </w:rPr>
      </w:pPr>
      <w:r>
        <w:rPr>
          <w:b/>
          <w:sz w:val="22"/>
        </w:rPr>
        <w:tab/>
      </w:r>
    </w:p>
    <w:p w14:paraId="263FADAE" w14:textId="77777777" w:rsidR="005973AB" w:rsidRDefault="0090443A" w:rsidP="005973AB">
      <w:pPr>
        <w:jc w:val="left"/>
        <w:rPr>
          <w:b/>
          <w:sz w:val="22"/>
        </w:rPr>
      </w:pPr>
      <w:r>
        <w:rPr>
          <w:b/>
          <w:sz w:val="22"/>
        </w:rPr>
        <w:t>ACCESS15-0017</w:t>
      </w:r>
    </w:p>
    <w:p w14:paraId="73F6ADEC" w14:textId="77777777" w:rsidR="005973AB" w:rsidRPr="005973AB" w:rsidRDefault="005973AB" w:rsidP="005973AB">
      <w:pPr>
        <w:jc w:val="left"/>
        <w:rPr>
          <w:noProof/>
          <w:sz w:val="22"/>
        </w:rPr>
      </w:pPr>
      <w:r w:rsidRPr="005973AB">
        <w:rPr>
          <w:sz w:val="22"/>
        </w:rPr>
        <w:t>Oceanographic</w:t>
      </w:r>
      <w:r w:rsidR="00F82428">
        <w:rPr>
          <w:sz w:val="22"/>
        </w:rPr>
        <w:t xml:space="preserve"> In-situ</w:t>
      </w:r>
      <w:r w:rsidRPr="005973AB">
        <w:rPr>
          <w:sz w:val="22"/>
        </w:rPr>
        <w:t xml:space="preserve"> Interoperability Project</w:t>
      </w:r>
    </w:p>
    <w:p w14:paraId="597B1C09" w14:textId="77777777" w:rsidR="0090443A" w:rsidRPr="005973AB" w:rsidRDefault="0090443A" w:rsidP="0090443A">
      <w:pPr>
        <w:jc w:val="left"/>
        <w:rPr>
          <w:b/>
          <w:sz w:val="22"/>
        </w:rPr>
      </w:pPr>
    </w:p>
    <w:p w14:paraId="62EF7549" w14:textId="77777777" w:rsidR="0090443A" w:rsidRDefault="0090443A" w:rsidP="0090443A">
      <w:pPr>
        <w:jc w:val="left"/>
        <w:rPr>
          <w:b/>
          <w:sz w:val="22"/>
        </w:rPr>
      </w:pPr>
    </w:p>
    <w:p w14:paraId="17736091" w14:textId="77777777" w:rsidR="005973AB" w:rsidRDefault="005973AB" w:rsidP="0090443A">
      <w:pPr>
        <w:jc w:val="left"/>
        <w:rPr>
          <w:b/>
          <w:sz w:val="22"/>
        </w:rPr>
      </w:pPr>
    </w:p>
    <w:p w14:paraId="404C557F" w14:textId="77777777" w:rsidR="005973AB" w:rsidRDefault="005973AB" w:rsidP="0090443A">
      <w:pPr>
        <w:jc w:val="left"/>
        <w:rPr>
          <w:sz w:val="22"/>
        </w:rPr>
      </w:pPr>
    </w:p>
    <w:p w14:paraId="4B78B32A" w14:textId="77777777" w:rsidR="005973AB" w:rsidRDefault="005973AB" w:rsidP="0090443A">
      <w:pPr>
        <w:jc w:val="left"/>
        <w:rPr>
          <w:sz w:val="22"/>
        </w:rPr>
      </w:pPr>
    </w:p>
    <w:p w14:paraId="707E3DC7" w14:textId="77777777" w:rsidR="004146A2" w:rsidRDefault="004146A2" w:rsidP="0090443A">
      <w:pPr>
        <w:jc w:val="left"/>
        <w:rPr>
          <w:sz w:val="22"/>
        </w:rPr>
      </w:pPr>
    </w:p>
    <w:p w14:paraId="3614EE3C" w14:textId="77777777" w:rsidR="0090443A" w:rsidRDefault="0090443A" w:rsidP="0090443A">
      <w:pPr>
        <w:ind w:left="720"/>
        <w:jc w:val="center"/>
        <w:rPr>
          <w:noProof/>
          <w:sz w:val="48"/>
          <w:szCs w:val="48"/>
        </w:rPr>
      </w:pPr>
    </w:p>
    <w:p w14:paraId="5C043FD9" w14:textId="77777777" w:rsidR="004146A2" w:rsidRDefault="004146A2" w:rsidP="0090443A">
      <w:pPr>
        <w:ind w:left="720"/>
        <w:jc w:val="center"/>
        <w:rPr>
          <w:noProof/>
          <w:sz w:val="48"/>
          <w:szCs w:val="48"/>
        </w:rPr>
      </w:pPr>
    </w:p>
    <w:p w14:paraId="2A124FAF" w14:textId="77777777" w:rsidR="00112A75" w:rsidRPr="00112A75" w:rsidRDefault="000658F5" w:rsidP="00112A75">
      <w:pPr>
        <w:pStyle w:val="Title"/>
        <w:jc w:val="center"/>
        <w:rPr>
          <w:b/>
          <w:bCs/>
          <w:smallCaps/>
        </w:rPr>
      </w:pPr>
      <w:r>
        <w:rPr>
          <w:rStyle w:val="BookTitle"/>
        </w:rPr>
        <w:t>netCDF Template</w:t>
      </w:r>
      <w:r w:rsidR="00A55571">
        <w:rPr>
          <w:rStyle w:val="BookTitle"/>
        </w:rPr>
        <w:t>s</w:t>
      </w:r>
      <w:r w:rsidR="0090443A">
        <w:rPr>
          <w:rStyle w:val="BookTitle"/>
        </w:rPr>
        <w:t xml:space="preserve"> </w:t>
      </w:r>
      <w:r w:rsidR="00A55571">
        <w:rPr>
          <w:rStyle w:val="BookTitle"/>
        </w:rPr>
        <w:t>For Electronic Tag Data</w:t>
      </w:r>
    </w:p>
    <w:p w14:paraId="1B87BCFA" w14:textId="77777777" w:rsidR="00112A75" w:rsidRPr="00112A75" w:rsidRDefault="00112A75" w:rsidP="00112A75"/>
    <w:p w14:paraId="4169727A" w14:textId="77777777" w:rsidR="0090443A" w:rsidRPr="00112A75" w:rsidRDefault="00112A75" w:rsidP="0090443A">
      <w:pPr>
        <w:jc w:val="center"/>
        <w:rPr>
          <w:sz w:val="36"/>
          <w:szCs w:val="36"/>
        </w:rPr>
      </w:pPr>
      <w:r w:rsidRPr="00112A75">
        <w:rPr>
          <w:b/>
          <w:sz w:val="36"/>
          <w:szCs w:val="36"/>
        </w:rPr>
        <w:t>nc-eTAG</w:t>
      </w:r>
      <w:r>
        <w:rPr>
          <w:sz w:val="36"/>
          <w:szCs w:val="36"/>
        </w:rPr>
        <w:t xml:space="preserve"> Template Specification</w:t>
      </w:r>
    </w:p>
    <w:p w14:paraId="055979E1" w14:textId="77777777" w:rsidR="005973AB" w:rsidRDefault="005973AB" w:rsidP="0090443A">
      <w:pPr>
        <w:jc w:val="center"/>
        <w:rPr>
          <w:b/>
          <w:sz w:val="28"/>
          <w:szCs w:val="28"/>
        </w:rPr>
      </w:pPr>
    </w:p>
    <w:p w14:paraId="54A5721F" w14:textId="77777777" w:rsidR="0090443A" w:rsidRDefault="0090443A" w:rsidP="0090443A">
      <w:pPr>
        <w:ind w:right="-2160"/>
        <w:jc w:val="left"/>
        <w:rPr>
          <w:noProof/>
        </w:rPr>
      </w:pPr>
    </w:p>
    <w:p w14:paraId="6A17F0BE" w14:textId="77777777" w:rsidR="0090443A" w:rsidRDefault="0090443A" w:rsidP="0090443A">
      <w:pPr>
        <w:rPr>
          <w:b/>
        </w:rPr>
      </w:pPr>
    </w:p>
    <w:p w14:paraId="337B8EED" w14:textId="77777777" w:rsidR="005973AB" w:rsidRDefault="005973AB" w:rsidP="0090443A">
      <w:pPr>
        <w:rPr>
          <w:b/>
        </w:rPr>
      </w:pPr>
    </w:p>
    <w:p w14:paraId="2626F523" w14:textId="4D4E5B61" w:rsidR="0090443A" w:rsidRDefault="0090443A" w:rsidP="0090443A">
      <w:pPr>
        <w:rPr>
          <w:b/>
        </w:rPr>
      </w:pPr>
      <w:r>
        <w:rPr>
          <w:b/>
        </w:rPr>
        <w:t xml:space="preserve">Version: </w:t>
      </w:r>
      <w:r w:rsidR="00416175">
        <w:rPr>
          <w:b/>
        </w:rPr>
        <w:t>0.8</w:t>
      </w:r>
      <w:bookmarkStart w:id="0" w:name="_GoBack"/>
      <w:bookmarkEnd w:id="0"/>
    </w:p>
    <w:p w14:paraId="3F970DCA" w14:textId="6E56BC1B" w:rsidR="0090443A" w:rsidRPr="007F7F51" w:rsidRDefault="007F7F37" w:rsidP="0090443A">
      <w:pPr>
        <w:rPr>
          <w:szCs w:val="20"/>
        </w:rPr>
      </w:pPr>
      <w:r>
        <w:rPr>
          <w:szCs w:val="20"/>
        </w:rPr>
        <w:t>October 25</w:t>
      </w:r>
      <w:r w:rsidR="0090443A">
        <w:rPr>
          <w:szCs w:val="20"/>
        </w:rPr>
        <w:t>, 201</w:t>
      </w:r>
      <w:r w:rsidR="00A55571">
        <w:rPr>
          <w:szCs w:val="20"/>
        </w:rPr>
        <w:t>9</w:t>
      </w:r>
    </w:p>
    <w:p w14:paraId="20F8E290" w14:textId="77777777" w:rsidR="00795834" w:rsidRDefault="0090443A" w:rsidP="00795834">
      <w:r>
        <w:t xml:space="preserve">Revision: </w:t>
      </w:r>
      <w:r w:rsidR="00A55571">
        <w:t>1</w:t>
      </w:r>
    </w:p>
    <w:p w14:paraId="07188289" w14:textId="77777777" w:rsidR="00795834" w:rsidRDefault="00795834" w:rsidP="00795834">
      <w:pPr>
        <w:rPr>
          <w:rFonts w:asciiTheme="minorHAnsi" w:eastAsiaTheme="minorHAnsi" w:hAnsiTheme="minorHAnsi"/>
        </w:rPr>
      </w:pPr>
    </w:p>
    <w:p w14:paraId="52547B8A" w14:textId="63B7EB9B" w:rsidR="00795834" w:rsidRDefault="00795834" w:rsidP="00795834">
      <w:pPr>
        <w:ind w:right="-2160"/>
      </w:pPr>
      <w:r>
        <w:t xml:space="preserve">JPL URS CL#:  </w:t>
      </w:r>
      <w:r w:rsidR="000F0FFE" w:rsidRPr="000F0FFE">
        <w:t>19-6563</w:t>
      </w:r>
    </w:p>
    <w:p w14:paraId="0E1438B3" w14:textId="77777777" w:rsidR="0090443A" w:rsidRPr="00387C98" w:rsidRDefault="0090443A" w:rsidP="0090443A"/>
    <w:p w14:paraId="38CFDD28" w14:textId="77777777" w:rsidR="0090443A" w:rsidRDefault="0090443A" w:rsidP="0090443A">
      <w:pPr>
        <w:ind w:right="-2160"/>
      </w:pPr>
    </w:p>
    <w:p w14:paraId="19640EDE" w14:textId="77777777" w:rsidR="0090443A" w:rsidRDefault="0090443A" w:rsidP="0090443A">
      <w:pPr>
        <w:ind w:right="-2160"/>
      </w:pPr>
    </w:p>
    <w:p w14:paraId="2E9B0B21" w14:textId="77777777" w:rsidR="0090443A" w:rsidRDefault="0090443A" w:rsidP="004146A2">
      <w:pPr>
        <w:ind w:right="-2160"/>
      </w:pPr>
      <w:r>
        <w:tab/>
      </w:r>
    </w:p>
    <w:p w14:paraId="0D06B879" w14:textId="77777777" w:rsidR="008B4632" w:rsidRDefault="008B4632" w:rsidP="004146A2">
      <w:pPr>
        <w:ind w:right="-2160"/>
        <w:rPr>
          <w:rFonts w:cs="Arial"/>
          <w:noProof/>
        </w:rPr>
      </w:pPr>
    </w:p>
    <w:p w14:paraId="55DFB85F" w14:textId="77777777" w:rsidR="0090443A" w:rsidRDefault="0090443A" w:rsidP="0090443A">
      <w:pPr>
        <w:jc w:val="center"/>
        <w:rPr>
          <w:rFonts w:cs="Arial"/>
          <w:noProof/>
        </w:rPr>
      </w:pPr>
    </w:p>
    <w:p w14:paraId="02B0FA1E" w14:textId="6B0800C5" w:rsidR="008B4632" w:rsidRPr="008B4632" w:rsidRDefault="008B4632" w:rsidP="008B4632">
      <w:pPr>
        <w:spacing w:after="160" w:line="256" w:lineRule="auto"/>
        <w:ind w:left="180" w:right="270"/>
        <w:rPr>
          <w:rFonts w:ascii="Calibri" w:hAnsi="Calibri"/>
          <w:szCs w:val="20"/>
        </w:rPr>
      </w:pPr>
      <w:r w:rsidRPr="008B4632">
        <w:rPr>
          <w:rFonts w:ascii="Calibri" w:hAnsi="Calibri"/>
          <w:szCs w:val="20"/>
          <w:u w:val="single"/>
        </w:rPr>
        <w:t>Acknowledgement</w:t>
      </w:r>
      <w:r w:rsidRPr="008B4632">
        <w:rPr>
          <w:rFonts w:ascii="Calibri" w:hAnsi="Calibri"/>
          <w:szCs w:val="20"/>
        </w:rPr>
        <w:t>: The research was carried out at the Jet Propulsion Laboratory, California Institute of Technology, University Cooperation for Atmospheric Research, and University of Massachusetts-Boston under a contract with the National Aeronautics and Space Administration.</w:t>
      </w:r>
      <w:r w:rsidR="0019486D">
        <w:rPr>
          <w:rFonts w:ascii="Calibri" w:hAnsi="Calibri"/>
          <w:szCs w:val="20"/>
        </w:rPr>
        <w:t xml:space="preserve">  NASA funding under the </w:t>
      </w:r>
      <w:r w:rsidR="0019486D" w:rsidRPr="0019486D">
        <w:rPr>
          <w:rFonts w:ascii="Calibri" w:hAnsi="Calibri"/>
          <w:szCs w:val="20"/>
        </w:rPr>
        <w:t>Advancing Collaborative Connections for Eart</w:t>
      </w:r>
      <w:r w:rsidR="0019486D">
        <w:rPr>
          <w:rFonts w:ascii="Calibri" w:hAnsi="Calibri"/>
          <w:szCs w:val="20"/>
        </w:rPr>
        <w:t>h System Science (ACCESS) Program i</w:t>
      </w:r>
      <w:r w:rsidR="0078669B">
        <w:rPr>
          <w:rFonts w:ascii="Calibri" w:hAnsi="Calibri"/>
          <w:szCs w:val="20"/>
        </w:rPr>
        <w:t xml:space="preserve">s acknowledged. </w:t>
      </w:r>
      <w:r w:rsidR="0019486D">
        <w:rPr>
          <w:rFonts w:ascii="Calibri" w:hAnsi="Calibri"/>
          <w:szCs w:val="20"/>
        </w:rPr>
        <w:t>Grant# ACCESS-015-017</w:t>
      </w:r>
      <w:r w:rsidR="0078669B">
        <w:rPr>
          <w:rFonts w:ascii="Calibri" w:hAnsi="Calibri"/>
          <w:szCs w:val="20"/>
        </w:rPr>
        <w:t>:</w:t>
      </w:r>
      <w:r w:rsidR="0019486D">
        <w:rPr>
          <w:rFonts w:ascii="Calibri" w:hAnsi="Calibri"/>
          <w:szCs w:val="20"/>
        </w:rPr>
        <w:t xml:space="preserve"> Oceanographic In-situ data Interoperability Project </w:t>
      </w:r>
      <w:r w:rsidR="0078669B">
        <w:rPr>
          <w:rFonts w:ascii="Calibri" w:hAnsi="Calibri"/>
          <w:szCs w:val="20"/>
        </w:rPr>
        <w:t>(</w:t>
      </w:r>
      <w:r w:rsidR="0019486D">
        <w:rPr>
          <w:rFonts w:ascii="Calibri" w:hAnsi="Calibri"/>
          <w:szCs w:val="20"/>
        </w:rPr>
        <w:t>OIIP).</w:t>
      </w:r>
    </w:p>
    <w:p w14:paraId="5A781010" w14:textId="77777777" w:rsidR="0090443A" w:rsidRDefault="0090443A" w:rsidP="0090443A">
      <w:pPr>
        <w:jc w:val="center"/>
        <w:rPr>
          <w:rFonts w:cs="Arial"/>
          <w:noProof/>
        </w:rPr>
      </w:pPr>
    </w:p>
    <w:p w14:paraId="4B0D1460" w14:textId="77777777" w:rsidR="0090443A" w:rsidRDefault="0090443A" w:rsidP="0090443A">
      <w:pPr>
        <w:jc w:val="center"/>
        <w:rPr>
          <w:rFonts w:cs="Arial"/>
          <w:noProof/>
        </w:rPr>
      </w:pPr>
    </w:p>
    <w:p w14:paraId="4FD37A32" w14:textId="77777777" w:rsidR="0090443A" w:rsidRDefault="0090443A" w:rsidP="0090443A">
      <w:pPr>
        <w:jc w:val="center"/>
        <w:rPr>
          <w:rFonts w:cs="Arial"/>
          <w:noProof/>
        </w:rPr>
      </w:pPr>
    </w:p>
    <w:p w14:paraId="7F03A966" w14:textId="77777777" w:rsidR="0090443A" w:rsidRDefault="0090443A" w:rsidP="0090443A">
      <w:pPr>
        <w:jc w:val="center"/>
        <w:rPr>
          <w:rFonts w:cs="Arial"/>
          <w:noProof/>
        </w:rPr>
      </w:pPr>
    </w:p>
    <w:p w14:paraId="4A86BB12" w14:textId="77777777" w:rsidR="0090443A" w:rsidRDefault="0090443A" w:rsidP="0090443A">
      <w:pPr>
        <w:jc w:val="center"/>
        <w:rPr>
          <w:rFonts w:cs="Arial"/>
          <w:noProof/>
        </w:rPr>
      </w:pPr>
    </w:p>
    <w:p w14:paraId="2DC375AF" w14:textId="77777777" w:rsidR="0090443A" w:rsidRPr="0007400E" w:rsidRDefault="0090443A" w:rsidP="0090443A">
      <w:pPr>
        <w:jc w:val="center"/>
        <w:rPr>
          <w:rFonts w:cs="Arial"/>
          <w:noProof/>
        </w:rPr>
      </w:pPr>
    </w:p>
    <w:p w14:paraId="7B454CC7" w14:textId="3EA03967" w:rsidR="001F7A2E" w:rsidRDefault="00D53221" w:rsidP="007802CA">
      <w:pPr>
        <w:jc w:val="center"/>
        <w:rPr>
          <w:szCs w:val="20"/>
        </w:rPr>
      </w:pPr>
      <w:r w:rsidRPr="00D25DB5">
        <w:rPr>
          <w:szCs w:val="20"/>
        </w:rPr>
        <w:t>© 201</w:t>
      </w:r>
      <w:r w:rsidR="004217A0">
        <w:rPr>
          <w:szCs w:val="20"/>
        </w:rPr>
        <w:t>9</w:t>
      </w:r>
      <w:r w:rsidRPr="00D25DB5">
        <w:rPr>
          <w:szCs w:val="20"/>
        </w:rPr>
        <w:t xml:space="preserve"> California Institute of Technology. Government sponsorship acknowledged.</w:t>
      </w:r>
      <w:r w:rsidR="0090443A" w:rsidRPr="0007400E">
        <w:rPr>
          <w:szCs w:val="20"/>
        </w:rPr>
        <w:br w:type="page"/>
      </w:r>
      <w:bookmarkStart w:id="1" w:name="_Toc41878284"/>
      <w:bookmarkStart w:id="2" w:name="_Toc41878520"/>
      <w:bookmarkStart w:id="3" w:name="_Toc57998143"/>
      <w:bookmarkStart w:id="4" w:name="_Toc57999202"/>
      <w:bookmarkStart w:id="5" w:name="_Toc61000686"/>
      <w:bookmarkStart w:id="6" w:name="_Toc65934540"/>
      <w:bookmarkStart w:id="7" w:name="_Toc67473740"/>
      <w:bookmarkStart w:id="8" w:name="_Toc67474480"/>
      <w:bookmarkStart w:id="9" w:name="_Toc170374946"/>
      <w:bookmarkStart w:id="10" w:name="_Toc170374947"/>
    </w:p>
    <w:p w14:paraId="6C73DC2B" w14:textId="0F25D875" w:rsidR="001F7A2E" w:rsidRPr="00126F94" w:rsidRDefault="00AA1A3D" w:rsidP="001F7A2E">
      <w:pPr>
        <w:jc w:val="center"/>
        <w:rPr>
          <w:b/>
          <w:sz w:val="32"/>
        </w:rPr>
      </w:pPr>
      <w:r>
        <w:rPr>
          <w:b/>
          <w:sz w:val="32"/>
        </w:rPr>
        <w:lastRenderedPageBreak/>
        <w:t xml:space="preserve">Authors &amp; </w:t>
      </w:r>
      <w:r w:rsidR="001F7A2E">
        <w:rPr>
          <w:b/>
          <w:sz w:val="32"/>
        </w:rPr>
        <w:t>Contributors</w:t>
      </w:r>
    </w:p>
    <w:p w14:paraId="67204109" w14:textId="77777777" w:rsidR="001F7A2E" w:rsidRDefault="001F7A2E" w:rsidP="0090443A">
      <w:pPr>
        <w:jc w:val="center"/>
        <w:rPr>
          <w:szCs w:val="20"/>
        </w:rPr>
      </w:pPr>
    </w:p>
    <w:p w14:paraId="57633429" w14:textId="30D74AB2" w:rsidR="001F7A2E" w:rsidRDefault="001F7A2E" w:rsidP="0019486D">
      <w:pPr>
        <w:pStyle w:val="ListParagraph"/>
        <w:numPr>
          <w:ilvl w:val="0"/>
          <w:numId w:val="24"/>
        </w:numPr>
        <w:ind w:left="0" w:firstLine="0"/>
        <w:jc w:val="left"/>
        <w:rPr>
          <w:szCs w:val="20"/>
        </w:rPr>
      </w:pPr>
      <w:r>
        <w:rPr>
          <w:szCs w:val="20"/>
        </w:rPr>
        <w:t>Dr. Vardis M. Tsontos. NASA Jet Propulsion Laboratory</w:t>
      </w:r>
      <w:r>
        <w:rPr>
          <w:szCs w:val="20"/>
        </w:rPr>
        <w:tab/>
      </w:r>
      <w:r>
        <w:rPr>
          <w:szCs w:val="20"/>
        </w:rPr>
        <w:tab/>
      </w:r>
      <w:r w:rsidR="0019486D">
        <w:rPr>
          <w:szCs w:val="20"/>
        </w:rPr>
        <w:tab/>
      </w:r>
      <w:hyperlink r:id="rId10" w:history="1">
        <w:r w:rsidRPr="00732D20">
          <w:rPr>
            <w:rStyle w:val="Hyperlink"/>
            <w:szCs w:val="20"/>
          </w:rPr>
          <w:t>vtsontos@jpl.nasa.gov</w:t>
        </w:r>
      </w:hyperlink>
    </w:p>
    <w:p w14:paraId="7BE573D9" w14:textId="24729190" w:rsidR="001F7A2E" w:rsidRDefault="001F7A2E" w:rsidP="0019486D">
      <w:pPr>
        <w:pStyle w:val="ListParagraph"/>
        <w:numPr>
          <w:ilvl w:val="0"/>
          <w:numId w:val="24"/>
        </w:numPr>
        <w:ind w:left="0" w:firstLine="0"/>
        <w:jc w:val="left"/>
        <w:rPr>
          <w:szCs w:val="20"/>
        </w:rPr>
      </w:pPr>
      <w:r>
        <w:rPr>
          <w:szCs w:val="20"/>
        </w:rPr>
        <w:t>Dr. Chihin Lam.  Large Pelagics</w:t>
      </w:r>
      <w:r w:rsidR="0019486D">
        <w:rPr>
          <w:szCs w:val="20"/>
        </w:rPr>
        <w:t xml:space="preserve"> Research Center, UMASS-Boston</w:t>
      </w:r>
      <w:r w:rsidR="0019486D">
        <w:rPr>
          <w:szCs w:val="20"/>
        </w:rPr>
        <w:tab/>
      </w:r>
      <w:hyperlink r:id="rId11" w:history="1">
        <w:r w:rsidR="0019486D" w:rsidRPr="00732D20">
          <w:rPr>
            <w:rStyle w:val="Hyperlink"/>
            <w:szCs w:val="20"/>
          </w:rPr>
          <w:t>tagtuna@gmail.com</w:t>
        </w:r>
      </w:hyperlink>
    </w:p>
    <w:p w14:paraId="39D962C4" w14:textId="76BEC764" w:rsidR="0019486D" w:rsidRDefault="0019486D" w:rsidP="0019486D">
      <w:pPr>
        <w:pStyle w:val="ListParagraph"/>
        <w:numPr>
          <w:ilvl w:val="0"/>
          <w:numId w:val="24"/>
        </w:numPr>
        <w:ind w:left="0" w:firstLine="0"/>
        <w:jc w:val="left"/>
        <w:rPr>
          <w:szCs w:val="20"/>
        </w:rPr>
      </w:pPr>
      <w:r>
        <w:rPr>
          <w:szCs w:val="20"/>
        </w:rPr>
        <w:t>Dr. Sean C. Arms. UCAR-Unidata</w:t>
      </w:r>
      <w:r>
        <w:rPr>
          <w:szCs w:val="20"/>
        </w:rPr>
        <w:tab/>
      </w:r>
      <w:r>
        <w:rPr>
          <w:szCs w:val="20"/>
        </w:rPr>
        <w:tab/>
      </w:r>
      <w:r>
        <w:rPr>
          <w:szCs w:val="20"/>
        </w:rPr>
        <w:tab/>
      </w:r>
      <w:r>
        <w:rPr>
          <w:szCs w:val="20"/>
        </w:rPr>
        <w:tab/>
      </w:r>
      <w:r>
        <w:rPr>
          <w:szCs w:val="20"/>
        </w:rPr>
        <w:tab/>
      </w:r>
      <w:hyperlink r:id="rId12" w:history="1">
        <w:r w:rsidRPr="00732D20">
          <w:rPr>
            <w:rStyle w:val="Hyperlink"/>
            <w:szCs w:val="20"/>
          </w:rPr>
          <w:t>sarms@ucar.edu</w:t>
        </w:r>
      </w:hyperlink>
    </w:p>
    <w:p w14:paraId="28A61C0F" w14:textId="43CAFFBA" w:rsidR="0019486D" w:rsidRDefault="0019486D" w:rsidP="0019486D">
      <w:pPr>
        <w:pStyle w:val="ListParagraph"/>
        <w:ind w:left="0"/>
        <w:jc w:val="left"/>
        <w:rPr>
          <w:szCs w:val="20"/>
        </w:rPr>
      </w:pPr>
    </w:p>
    <w:p w14:paraId="5DC1499A" w14:textId="77777777" w:rsidR="0019486D" w:rsidRPr="001F7A2E" w:rsidRDefault="0019486D" w:rsidP="0019486D">
      <w:pPr>
        <w:pStyle w:val="ListParagraph"/>
        <w:ind w:left="0"/>
        <w:jc w:val="left"/>
        <w:rPr>
          <w:szCs w:val="20"/>
        </w:rPr>
      </w:pPr>
    </w:p>
    <w:p w14:paraId="77CF32B1" w14:textId="77777777" w:rsidR="001F7A2E" w:rsidRDefault="001F7A2E" w:rsidP="0090443A">
      <w:pPr>
        <w:jc w:val="center"/>
        <w:rPr>
          <w:szCs w:val="20"/>
        </w:rPr>
      </w:pPr>
    </w:p>
    <w:p w14:paraId="0626A861" w14:textId="77777777" w:rsidR="001F7A2E" w:rsidRDefault="001F7A2E" w:rsidP="0090443A">
      <w:pPr>
        <w:jc w:val="center"/>
        <w:rPr>
          <w:szCs w:val="20"/>
        </w:rPr>
      </w:pPr>
    </w:p>
    <w:p w14:paraId="61BA5F6C" w14:textId="77777777" w:rsidR="001F7A2E" w:rsidRDefault="001F7A2E" w:rsidP="0090443A">
      <w:pPr>
        <w:jc w:val="center"/>
        <w:rPr>
          <w:szCs w:val="20"/>
        </w:rPr>
      </w:pPr>
    </w:p>
    <w:p w14:paraId="3E8693BD" w14:textId="7F906688" w:rsidR="0090443A" w:rsidRPr="00126F94" w:rsidRDefault="0090443A" w:rsidP="0090443A">
      <w:pPr>
        <w:jc w:val="center"/>
        <w:rPr>
          <w:b/>
          <w:sz w:val="32"/>
        </w:rPr>
      </w:pPr>
      <w:r w:rsidRPr="00126F94">
        <w:rPr>
          <w:b/>
          <w:sz w:val="32"/>
        </w:rPr>
        <w:t>Document Change Record</w:t>
      </w:r>
      <w:bookmarkEnd w:id="1"/>
      <w:bookmarkEnd w:id="2"/>
      <w:bookmarkEnd w:id="3"/>
      <w:bookmarkEnd w:id="4"/>
      <w:bookmarkEnd w:id="5"/>
      <w:bookmarkEnd w:id="6"/>
      <w:bookmarkEnd w:id="7"/>
      <w:bookmarkEnd w:id="8"/>
      <w:bookmarkEnd w:id="9"/>
    </w:p>
    <w:p w14:paraId="4BDE9958" w14:textId="77777777" w:rsidR="0090443A" w:rsidRPr="0007400E" w:rsidRDefault="0090443A" w:rsidP="0090443A">
      <w:pPr>
        <w:tabs>
          <w:tab w:val="left" w:pos="5342"/>
        </w:tabs>
        <w:rPr>
          <w:lang w:val="en-GB" w:eastAsia="ja-JP"/>
        </w:rPr>
      </w:pPr>
      <w:r w:rsidRPr="0007400E">
        <w:rPr>
          <w:lang w:val="en-GB" w:eastAsia="ja-JP"/>
        </w:rPr>
        <w:tab/>
      </w:r>
    </w:p>
    <w:tbl>
      <w:tblPr>
        <w:tblW w:w="10332" w:type="dxa"/>
        <w:tblInd w:w="-5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95"/>
        <w:gridCol w:w="4684"/>
        <w:gridCol w:w="2543"/>
        <w:gridCol w:w="1710"/>
      </w:tblGrid>
      <w:tr w:rsidR="0090443A" w:rsidRPr="0007400E" w14:paraId="5EE4E535" w14:textId="77777777" w:rsidTr="002235F6">
        <w:trPr>
          <w:trHeight w:val="703"/>
        </w:trPr>
        <w:tc>
          <w:tcPr>
            <w:tcW w:w="1395" w:type="dxa"/>
            <w:shd w:val="clear" w:color="auto" w:fill="D9D9D9"/>
            <w:vAlign w:val="center"/>
          </w:tcPr>
          <w:p w14:paraId="35AD9D16" w14:textId="77777777" w:rsidR="0090443A" w:rsidRPr="0007400E" w:rsidRDefault="0090443A" w:rsidP="002235F6">
            <w:pPr>
              <w:rPr>
                <w:rFonts w:cs="Arial"/>
                <w:bCs/>
                <w:szCs w:val="20"/>
              </w:rPr>
            </w:pPr>
            <w:r w:rsidRPr="0007400E">
              <w:rPr>
                <w:rFonts w:cs="Arial"/>
                <w:bCs/>
                <w:szCs w:val="20"/>
              </w:rPr>
              <w:t>Author</w:t>
            </w:r>
          </w:p>
        </w:tc>
        <w:tc>
          <w:tcPr>
            <w:tcW w:w="4684" w:type="dxa"/>
            <w:shd w:val="clear" w:color="auto" w:fill="D9D9D9"/>
            <w:vAlign w:val="center"/>
          </w:tcPr>
          <w:p w14:paraId="60701FD8" w14:textId="77777777" w:rsidR="0090443A" w:rsidRPr="0007400E" w:rsidRDefault="005973AB" w:rsidP="002235F6">
            <w:pPr>
              <w:rPr>
                <w:rFonts w:cs="Arial"/>
                <w:bCs/>
                <w:szCs w:val="20"/>
              </w:rPr>
            </w:pPr>
            <w:r>
              <w:rPr>
                <w:rFonts w:cs="Arial"/>
                <w:bCs/>
                <w:szCs w:val="20"/>
              </w:rPr>
              <w:t>Update Description</w:t>
            </w:r>
          </w:p>
        </w:tc>
        <w:tc>
          <w:tcPr>
            <w:tcW w:w="2543" w:type="dxa"/>
            <w:shd w:val="clear" w:color="auto" w:fill="D9D9D9"/>
            <w:vAlign w:val="center"/>
          </w:tcPr>
          <w:p w14:paraId="48828CEA" w14:textId="77777777" w:rsidR="0090443A" w:rsidRPr="0007400E" w:rsidRDefault="0090443A" w:rsidP="002235F6">
            <w:pPr>
              <w:rPr>
                <w:rFonts w:cs="Arial"/>
                <w:bCs/>
                <w:szCs w:val="20"/>
              </w:rPr>
            </w:pPr>
            <w:r w:rsidRPr="0007400E">
              <w:rPr>
                <w:rFonts w:cs="Arial"/>
                <w:bCs/>
                <w:szCs w:val="20"/>
              </w:rPr>
              <w:t>Pages/paragraphs changed</w:t>
            </w:r>
          </w:p>
        </w:tc>
        <w:tc>
          <w:tcPr>
            <w:tcW w:w="1710" w:type="dxa"/>
            <w:shd w:val="clear" w:color="auto" w:fill="D9D9D9"/>
            <w:vAlign w:val="center"/>
          </w:tcPr>
          <w:p w14:paraId="5364D8FB" w14:textId="77777777" w:rsidR="0090443A" w:rsidRPr="0007400E" w:rsidRDefault="0090443A" w:rsidP="002235F6">
            <w:pPr>
              <w:rPr>
                <w:rFonts w:cs="Arial"/>
                <w:bCs/>
                <w:szCs w:val="20"/>
              </w:rPr>
            </w:pPr>
            <w:r w:rsidRPr="0007400E">
              <w:rPr>
                <w:rFonts w:cs="Arial"/>
                <w:bCs/>
                <w:szCs w:val="20"/>
              </w:rPr>
              <w:t>Date of revision</w:t>
            </w:r>
          </w:p>
        </w:tc>
      </w:tr>
      <w:tr w:rsidR="0090443A" w:rsidRPr="0007400E" w14:paraId="469568D1" w14:textId="77777777" w:rsidTr="002235F6">
        <w:trPr>
          <w:trHeight w:val="176"/>
        </w:trPr>
        <w:tc>
          <w:tcPr>
            <w:tcW w:w="1395" w:type="dxa"/>
            <w:vAlign w:val="center"/>
          </w:tcPr>
          <w:p w14:paraId="0E39FBCC" w14:textId="77777777" w:rsidR="0090443A" w:rsidRPr="0007400E" w:rsidRDefault="005973AB" w:rsidP="002235F6">
            <w:pPr>
              <w:rPr>
                <w:rFonts w:cs="Arial"/>
                <w:szCs w:val="20"/>
              </w:rPr>
            </w:pPr>
            <w:r>
              <w:rPr>
                <w:rFonts w:cs="Arial"/>
                <w:szCs w:val="20"/>
              </w:rPr>
              <w:t>V. Tsontos</w:t>
            </w:r>
          </w:p>
        </w:tc>
        <w:tc>
          <w:tcPr>
            <w:tcW w:w="4684" w:type="dxa"/>
            <w:vAlign w:val="center"/>
          </w:tcPr>
          <w:p w14:paraId="617D76E8" w14:textId="7EEB913D" w:rsidR="0090443A" w:rsidRPr="0007400E" w:rsidRDefault="00E80276" w:rsidP="00E80276">
            <w:pPr>
              <w:pStyle w:val="FootnoteText"/>
              <w:jc w:val="left"/>
              <w:rPr>
                <w:rFonts w:cs="Arial"/>
                <w:sz w:val="20"/>
                <w:szCs w:val="20"/>
              </w:rPr>
            </w:pPr>
            <w:r>
              <w:rPr>
                <w:rFonts w:cs="Arial"/>
                <w:sz w:val="20"/>
                <w:szCs w:val="20"/>
              </w:rPr>
              <w:t>Original Draft: V0.7</w:t>
            </w:r>
          </w:p>
        </w:tc>
        <w:tc>
          <w:tcPr>
            <w:tcW w:w="2543" w:type="dxa"/>
            <w:vAlign w:val="center"/>
          </w:tcPr>
          <w:p w14:paraId="25478C28" w14:textId="77777777" w:rsidR="0090443A" w:rsidRPr="0007400E" w:rsidRDefault="0090443A" w:rsidP="002235F6">
            <w:pPr>
              <w:rPr>
                <w:rFonts w:cs="Arial"/>
                <w:szCs w:val="20"/>
              </w:rPr>
            </w:pPr>
            <w:r w:rsidRPr="0007400E">
              <w:rPr>
                <w:rFonts w:cs="Arial"/>
                <w:szCs w:val="20"/>
              </w:rPr>
              <w:t>All</w:t>
            </w:r>
          </w:p>
        </w:tc>
        <w:tc>
          <w:tcPr>
            <w:tcW w:w="1710" w:type="dxa"/>
            <w:vAlign w:val="center"/>
          </w:tcPr>
          <w:p w14:paraId="44D8A742" w14:textId="77777777" w:rsidR="0090443A" w:rsidRPr="0007400E" w:rsidRDefault="004217A0" w:rsidP="006A395F">
            <w:pPr>
              <w:rPr>
                <w:rFonts w:cs="Arial"/>
                <w:szCs w:val="20"/>
              </w:rPr>
            </w:pPr>
            <w:r>
              <w:rPr>
                <w:rFonts w:cs="Arial"/>
                <w:szCs w:val="20"/>
              </w:rPr>
              <w:t>9/25/2019</w:t>
            </w:r>
          </w:p>
        </w:tc>
      </w:tr>
      <w:tr w:rsidR="00E80276" w:rsidRPr="0007400E" w14:paraId="2BFBE463" w14:textId="77777777" w:rsidTr="002235F6">
        <w:trPr>
          <w:trHeight w:val="176"/>
        </w:trPr>
        <w:tc>
          <w:tcPr>
            <w:tcW w:w="1395" w:type="dxa"/>
            <w:vAlign w:val="center"/>
          </w:tcPr>
          <w:p w14:paraId="6CE2EB98" w14:textId="10D7DC96" w:rsidR="00E80276" w:rsidRPr="0007400E" w:rsidRDefault="00E80276" w:rsidP="00E80276">
            <w:pPr>
              <w:rPr>
                <w:rFonts w:cs="Arial"/>
                <w:szCs w:val="20"/>
              </w:rPr>
            </w:pPr>
            <w:r>
              <w:rPr>
                <w:rFonts w:cs="Arial"/>
                <w:szCs w:val="20"/>
              </w:rPr>
              <w:t>V. Tsontos</w:t>
            </w:r>
          </w:p>
        </w:tc>
        <w:tc>
          <w:tcPr>
            <w:tcW w:w="4684" w:type="dxa"/>
            <w:vAlign w:val="center"/>
          </w:tcPr>
          <w:p w14:paraId="587525F8" w14:textId="401538A2" w:rsidR="00E80276" w:rsidRPr="0007400E" w:rsidRDefault="00E80276" w:rsidP="00E80276">
            <w:pPr>
              <w:pStyle w:val="FootnoteText"/>
              <w:jc w:val="left"/>
              <w:rPr>
                <w:rFonts w:cs="Arial"/>
                <w:sz w:val="20"/>
                <w:szCs w:val="20"/>
              </w:rPr>
            </w:pPr>
            <w:r>
              <w:rPr>
                <w:rFonts w:cs="Arial"/>
                <w:sz w:val="20"/>
                <w:szCs w:val="20"/>
              </w:rPr>
              <w:t>Updated Draft: V0.8</w:t>
            </w:r>
          </w:p>
        </w:tc>
        <w:tc>
          <w:tcPr>
            <w:tcW w:w="2543" w:type="dxa"/>
            <w:vAlign w:val="center"/>
          </w:tcPr>
          <w:p w14:paraId="213E8FC2" w14:textId="62BE4FDD" w:rsidR="00E80276" w:rsidRPr="0007400E" w:rsidRDefault="00E80276" w:rsidP="00E80276">
            <w:pPr>
              <w:rPr>
                <w:rFonts w:cs="Arial"/>
                <w:szCs w:val="20"/>
              </w:rPr>
            </w:pPr>
            <w:r>
              <w:rPr>
                <w:rFonts w:cs="Arial"/>
                <w:szCs w:val="20"/>
              </w:rPr>
              <w:t>Template sections</w:t>
            </w:r>
          </w:p>
        </w:tc>
        <w:tc>
          <w:tcPr>
            <w:tcW w:w="1710" w:type="dxa"/>
            <w:vAlign w:val="center"/>
          </w:tcPr>
          <w:p w14:paraId="781DD832" w14:textId="60DF3EF1" w:rsidR="00E80276" w:rsidRPr="0007400E" w:rsidRDefault="00E80276" w:rsidP="00E80276">
            <w:pPr>
              <w:rPr>
                <w:rFonts w:cs="Arial"/>
                <w:szCs w:val="20"/>
              </w:rPr>
            </w:pPr>
            <w:r>
              <w:rPr>
                <w:rFonts w:cs="Arial"/>
                <w:szCs w:val="20"/>
              </w:rPr>
              <w:t>10/24/2019</w:t>
            </w:r>
          </w:p>
        </w:tc>
      </w:tr>
      <w:tr w:rsidR="001F7A2E" w:rsidRPr="0007400E" w14:paraId="20D28847" w14:textId="77777777" w:rsidTr="002235F6">
        <w:trPr>
          <w:trHeight w:val="176"/>
        </w:trPr>
        <w:tc>
          <w:tcPr>
            <w:tcW w:w="1395" w:type="dxa"/>
            <w:vAlign w:val="center"/>
          </w:tcPr>
          <w:p w14:paraId="49D2077A" w14:textId="77777777" w:rsidR="001F7A2E" w:rsidRDefault="001F7A2E" w:rsidP="00E80276">
            <w:pPr>
              <w:rPr>
                <w:rFonts w:cs="Arial"/>
                <w:szCs w:val="20"/>
              </w:rPr>
            </w:pPr>
          </w:p>
        </w:tc>
        <w:tc>
          <w:tcPr>
            <w:tcW w:w="4684" w:type="dxa"/>
            <w:vAlign w:val="center"/>
          </w:tcPr>
          <w:p w14:paraId="1975BA0D" w14:textId="77777777" w:rsidR="001F7A2E" w:rsidRDefault="001F7A2E" w:rsidP="00E80276">
            <w:pPr>
              <w:pStyle w:val="FootnoteText"/>
              <w:jc w:val="left"/>
              <w:rPr>
                <w:rFonts w:cs="Arial"/>
                <w:sz w:val="20"/>
                <w:szCs w:val="20"/>
              </w:rPr>
            </w:pPr>
          </w:p>
        </w:tc>
        <w:tc>
          <w:tcPr>
            <w:tcW w:w="2543" w:type="dxa"/>
            <w:vAlign w:val="center"/>
          </w:tcPr>
          <w:p w14:paraId="546F3952" w14:textId="77777777" w:rsidR="001F7A2E" w:rsidRDefault="001F7A2E" w:rsidP="00E80276">
            <w:pPr>
              <w:rPr>
                <w:rFonts w:cs="Arial"/>
                <w:szCs w:val="20"/>
              </w:rPr>
            </w:pPr>
          </w:p>
        </w:tc>
        <w:tc>
          <w:tcPr>
            <w:tcW w:w="1710" w:type="dxa"/>
            <w:vAlign w:val="center"/>
          </w:tcPr>
          <w:p w14:paraId="49F6EC42" w14:textId="77777777" w:rsidR="001F7A2E" w:rsidRDefault="001F7A2E" w:rsidP="00E80276">
            <w:pPr>
              <w:rPr>
                <w:rFonts w:cs="Arial"/>
                <w:szCs w:val="20"/>
              </w:rPr>
            </w:pPr>
          </w:p>
        </w:tc>
      </w:tr>
      <w:tr w:rsidR="001F7A2E" w:rsidRPr="0007400E" w14:paraId="0B2F7D96" w14:textId="77777777" w:rsidTr="002235F6">
        <w:trPr>
          <w:trHeight w:val="176"/>
        </w:trPr>
        <w:tc>
          <w:tcPr>
            <w:tcW w:w="1395" w:type="dxa"/>
            <w:vAlign w:val="center"/>
          </w:tcPr>
          <w:p w14:paraId="39E8E5B2" w14:textId="77777777" w:rsidR="001F7A2E" w:rsidRDefault="001F7A2E" w:rsidP="00E80276">
            <w:pPr>
              <w:rPr>
                <w:rFonts w:cs="Arial"/>
                <w:szCs w:val="20"/>
              </w:rPr>
            </w:pPr>
          </w:p>
        </w:tc>
        <w:tc>
          <w:tcPr>
            <w:tcW w:w="4684" w:type="dxa"/>
            <w:vAlign w:val="center"/>
          </w:tcPr>
          <w:p w14:paraId="36C0B927" w14:textId="77777777" w:rsidR="001F7A2E" w:rsidRDefault="001F7A2E" w:rsidP="00E80276">
            <w:pPr>
              <w:pStyle w:val="FootnoteText"/>
              <w:jc w:val="left"/>
              <w:rPr>
                <w:rFonts w:cs="Arial"/>
                <w:sz w:val="20"/>
                <w:szCs w:val="20"/>
              </w:rPr>
            </w:pPr>
          </w:p>
        </w:tc>
        <w:tc>
          <w:tcPr>
            <w:tcW w:w="2543" w:type="dxa"/>
            <w:vAlign w:val="center"/>
          </w:tcPr>
          <w:p w14:paraId="1A8BDEB1" w14:textId="77777777" w:rsidR="001F7A2E" w:rsidRDefault="001F7A2E" w:rsidP="00E80276">
            <w:pPr>
              <w:rPr>
                <w:rFonts w:cs="Arial"/>
                <w:szCs w:val="20"/>
              </w:rPr>
            </w:pPr>
          </w:p>
        </w:tc>
        <w:tc>
          <w:tcPr>
            <w:tcW w:w="1710" w:type="dxa"/>
            <w:vAlign w:val="center"/>
          </w:tcPr>
          <w:p w14:paraId="02EAF7C2" w14:textId="77777777" w:rsidR="001F7A2E" w:rsidRDefault="001F7A2E" w:rsidP="00E80276">
            <w:pPr>
              <w:rPr>
                <w:rFonts w:cs="Arial"/>
                <w:szCs w:val="20"/>
              </w:rPr>
            </w:pPr>
          </w:p>
        </w:tc>
      </w:tr>
      <w:bookmarkEnd w:id="10"/>
    </w:tbl>
    <w:p w14:paraId="797564EE" w14:textId="34E7F9C4" w:rsidR="0090443A" w:rsidRDefault="0090443A" w:rsidP="0090443A">
      <w:pPr>
        <w:pStyle w:val="Heading1nonumber"/>
        <w:numPr>
          <w:ilvl w:val="0"/>
          <w:numId w:val="0"/>
        </w:numPr>
        <w:rPr>
          <w:b w:val="0"/>
          <w:sz w:val="20"/>
        </w:rPr>
      </w:pPr>
    </w:p>
    <w:p w14:paraId="4265AAE5" w14:textId="635E56D7" w:rsidR="001F7A2E" w:rsidRDefault="001F7A2E" w:rsidP="001F7A2E">
      <w:pPr>
        <w:rPr>
          <w:lang w:val="en-GB" w:eastAsia="ja-JP"/>
        </w:rPr>
      </w:pPr>
    </w:p>
    <w:p w14:paraId="353665F9" w14:textId="4440F4BA" w:rsidR="001F7A2E" w:rsidRDefault="001F7A2E" w:rsidP="001F7A2E">
      <w:pPr>
        <w:rPr>
          <w:lang w:val="en-GB" w:eastAsia="ja-JP"/>
        </w:rPr>
      </w:pPr>
    </w:p>
    <w:p w14:paraId="0AF94F07" w14:textId="6DF68CC8" w:rsidR="001F7A2E" w:rsidRDefault="001F7A2E" w:rsidP="001F7A2E">
      <w:pPr>
        <w:rPr>
          <w:lang w:val="en-GB" w:eastAsia="ja-JP"/>
        </w:rPr>
      </w:pPr>
    </w:p>
    <w:p w14:paraId="2683CDBE" w14:textId="77777777" w:rsidR="001F7A2E" w:rsidRPr="001F7A2E" w:rsidRDefault="001F7A2E" w:rsidP="001F7A2E">
      <w:pPr>
        <w:rPr>
          <w:lang w:val="en-GB" w:eastAsia="ja-JP"/>
        </w:rPr>
      </w:pPr>
    </w:p>
    <w:p w14:paraId="4733E9C0" w14:textId="5431996D" w:rsidR="001F7A2E" w:rsidRDefault="001F7A2E" w:rsidP="001F7A2E">
      <w:pPr>
        <w:rPr>
          <w:lang w:val="en-GB" w:eastAsia="ja-JP"/>
        </w:rPr>
      </w:pPr>
    </w:p>
    <w:p w14:paraId="0DD7BD52" w14:textId="1EC09DC0" w:rsidR="001F7A2E" w:rsidRDefault="001F7A2E">
      <w:pPr>
        <w:spacing w:after="160" w:line="259" w:lineRule="auto"/>
        <w:jc w:val="left"/>
        <w:rPr>
          <w:lang w:val="en-GB" w:eastAsia="ja-JP"/>
        </w:rPr>
      </w:pPr>
      <w:r>
        <w:rPr>
          <w:lang w:val="en-GB" w:eastAsia="ja-JP"/>
        </w:rPr>
        <w:br w:type="page"/>
      </w:r>
    </w:p>
    <w:bookmarkStart w:id="11" w:name="_Toc474273028" w:displacedByCustomXml="next"/>
    <w:bookmarkStart w:id="12" w:name="_Toc476057337" w:displacedByCustomXml="next"/>
    <w:bookmarkStart w:id="13" w:name="_Toc20488806" w:displacedByCustomXml="next"/>
    <w:sdt>
      <w:sdtPr>
        <w:rPr>
          <w:rFonts w:eastAsia="Calibri"/>
          <w:b w:val="0"/>
          <w:bCs w:val="0"/>
          <w:kern w:val="0"/>
          <w:sz w:val="20"/>
          <w:szCs w:val="22"/>
          <w:lang w:val="en-US" w:eastAsia="en-US"/>
        </w:rPr>
        <w:id w:val="997689099"/>
        <w:docPartObj>
          <w:docPartGallery w:val="Table of Contents"/>
          <w:docPartUnique/>
        </w:docPartObj>
      </w:sdtPr>
      <w:sdtEndPr>
        <w:rPr>
          <w:rFonts w:cs="Arial"/>
          <w:noProof/>
        </w:rPr>
      </w:sdtEndPr>
      <w:sdtContent>
        <w:p w14:paraId="27ADFCCB" w14:textId="77777777" w:rsidR="00B13024" w:rsidRDefault="0090443A" w:rsidP="002D6FD9">
          <w:pPr>
            <w:pStyle w:val="Heading1nonumber"/>
            <w:numPr>
              <w:ilvl w:val="0"/>
              <w:numId w:val="0"/>
            </w:numPr>
            <w:rPr>
              <w:szCs w:val="32"/>
            </w:rPr>
          </w:pPr>
          <w:r w:rsidRPr="00293BE4">
            <w:rPr>
              <w:szCs w:val="32"/>
            </w:rPr>
            <w:t>Table of Contents</w:t>
          </w:r>
          <w:bookmarkEnd w:id="13"/>
          <w:bookmarkEnd w:id="12"/>
          <w:bookmarkEnd w:id="11"/>
        </w:p>
        <w:p w14:paraId="58C7B4D0" w14:textId="77777777" w:rsidR="008E083B" w:rsidRDefault="0090443A">
          <w:pPr>
            <w:pStyle w:val="TOC1"/>
            <w:tabs>
              <w:tab w:val="right" w:leader="dot" w:pos="9350"/>
            </w:tabs>
            <w:rPr>
              <w:rFonts w:eastAsiaTheme="minorEastAsia" w:cstheme="minorBidi"/>
              <w:b w:val="0"/>
              <w:noProof/>
              <w:sz w:val="22"/>
              <w:szCs w:val="22"/>
            </w:rPr>
          </w:pPr>
          <w:r w:rsidRPr="00F376A6">
            <w:rPr>
              <w:rFonts w:cs="Arial"/>
              <w:b w:val="0"/>
              <w:bCs/>
              <w:noProof/>
              <w:sz w:val="20"/>
              <w:szCs w:val="20"/>
            </w:rPr>
            <w:fldChar w:fldCharType="begin"/>
          </w:r>
          <w:r w:rsidRPr="00F376A6">
            <w:rPr>
              <w:rFonts w:cs="Arial"/>
              <w:b w:val="0"/>
              <w:bCs/>
              <w:noProof/>
              <w:sz w:val="20"/>
              <w:szCs w:val="20"/>
            </w:rPr>
            <w:instrText xml:space="preserve"> TOC \o "1-3" </w:instrText>
          </w:r>
          <w:r w:rsidRPr="00F376A6">
            <w:rPr>
              <w:rFonts w:cs="Arial"/>
              <w:b w:val="0"/>
              <w:bCs/>
              <w:noProof/>
              <w:sz w:val="20"/>
              <w:szCs w:val="20"/>
            </w:rPr>
            <w:fldChar w:fldCharType="separate"/>
          </w:r>
          <w:r w:rsidR="008E083B">
            <w:rPr>
              <w:noProof/>
            </w:rPr>
            <w:t>Table of Contents</w:t>
          </w:r>
          <w:r w:rsidR="008E083B">
            <w:rPr>
              <w:noProof/>
            </w:rPr>
            <w:tab/>
          </w:r>
          <w:r w:rsidR="008E083B">
            <w:rPr>
              <w:noProof/>
            </w:rPr>
            <w:fldChar w:fldCharType="begin"/>
          </w:r>
          <w:r w:rsidR="008E083B">
            <w:rPr>
              <w:noProof/>
            </w:rPr>
            <w:instrText xml:space="preserve"> PAGEREF _Toc20488806 \h </w:instrText>
          </w:r>
          <w:r w:rsidR="008E083B">
            <w:rPr>
              <w:noProof/>
            </w:rPr>
          </w:r>
          <w:r w:rsidR="008E083B">
            <w:rPr>
              <w:noProof/>
            </w:rPr>
            <w:fldChar w:fldCharType="separate"/>
          </w:r>
          <w:r w:rsidR="008A686F">
            <w:rPr>
              <w:noProof/>
            </w:rPr>
            <w:t>3</w:t>
          </w:r>
          <w:r w:rsidR="008E083B">
            <w:rPr>
              <w:noProof/>
            </w:rPr>
            <w:fldChar w:fldCharType="end"/>
          </w:r>
        </w:p>
        <w:p w14:paraId="00706AD4" w14:textId="77777777" w:rsidR="008E083B" w:rsidRDefault="008E083B">
          <w:pPr>
            <w:pStyle w:val="TOC1"/>
            <w:tabs>
              <w:tab w:val="right" w:leader="dot" w:pos="9350"/>
            </w:tabs>
            <w:rPr>
              <w:rFonts w:eastAsiaTheme="minorEastAsia" w:cstheme="minorBidi"/>
              <w:b w:val="0"/>
              <w:noProof/>
              <w:sz w:val="22"/>
              <w:szCs w:val="22"/>
            </w:rPr>
          </w:pPr>
          <w:r>
            <w:rPr>
              <w:noProof/>
            </w:rPr>
            <w:t>List of Tables</w:t>
          </w:r>
          <w:r>
            <w:rPr>
              <w:noProof/>
            </w:rPr>
            <w:tab/>
          </w:r>
          <w:r>
            <w:rPr>
              <w:noProof/>
            </w:rPr>
            <w:fldChar w:fldCharType="begin"/>
          </w:r>
          <w:r>
            <w:rPr>
              <w:noProof/>
            </w:rPr>
            <w:instrText xml:space="preserve"> PAGEREF _Toc20488807 \h </w:instrText>
          </w:r>
          <w:r>
            <w:rPr>
              <w:noProof/>
            </w:rPr>
          </w:r>
          <w:r>
            <w:rPr>
              <w:noProof/>
            </w:rPr>
            <w:fldChar w:fldCharType="separate"/>
          </w:r>
          <w:r w:rsidR="008A686F">
            <w:rPr>
              <w:noProof/>
            </w:rPr>
            <w:t>4</w:t>
          </w:r>
          <w:r>
            <w:rPr>
              <w:noProof/>
            </w:rPr>
            <w:fldChar w:fldCharType="end"/>
          </w:r>
        </w:p>
        <w:p w14:paraId="73BF03A1" w14:textId="77777777" w:rsidR="008E083B" w:rsidRDefault="008E083B">
          <w:pPr>
            <w:pStyle w:val="TOC1"/>
            <w:tabs>
              <w:tab w:val="right" w:leader="dot" w:pos="9350"/>
            </w:tabs>
            <w:rPr>
              <w:rFonts w:eastAsiaTheme="minorEastAsia" w:cstheme="minorBidi"/>
              <w:b w:val="0"/>
              <w:noProof/>
              <w:sz w:val="22"/>
              <w:szCs w:val="22"/>
            </w:rPr>
          </w:pPr>
          <w:r>
            <w:rPr>
              <w:noProof/>
            </w:rPr>
            <w:t>List of Figures</w:t>
          </w:r>
          <w:r>
            <w:rPr>
              <w:noProof/>
            </w:rPr>
            <w:tab/>
          </w:r>
          <w:r>
            <w:rPr>
              <w:noProof/>
            </w:rPr>
            <w:fldChar w:fldCharType="begin"/>
          </w:r>
          <w:r>
            <w:rPr>
              <w:noProof/>
            </w:rPr>
            <w:instrText xml:space="preserve"> PAGEREF _Toc20488808 \h </w:instrText>
          </w:r>
          <w:r>
            <w:rPr>
              <w:noProof/>
            </w:rPr>
          </w:r>
          <w:r>
            <w:rPr>
              <w:noProof/>
            </w:rPr>
            <w:fldChar w:fldCharType="separate"/>
          </w:r>
          <w:r w:rsidR="008A686F">
            <w:rPr>
              <w:noProof/>
            </w:rPr>
            <w:t>4</w:t>
          </w:r>
          <w:r>
            <w:rPr>
              <w:noProof/>
            </w:rPr>
            <w:fldChar w:fldCharType="end"/>
          </w:r>
        </w:p>
        <w:p w14:paraId="01FB35AC" w14:textId="77777777" w:rsidR="008E083B" w:rsidRDefault="008E083B">
          <w:pPr>
            <w:pStyle w:val="TOC1"/>
            <w:tabs>
              <w:tab w:val="left" w:pos="400"/>
              <w:tab w:val="right" w:leader="dot" w:pos="9350"/>
            </w:tabs>
            <w:rPr>
              <w:rFonts w:eastAsiaTheme="minorEastAsia" w:cstheme="minorBidi"/>
              <w:b w:val="0"/>
              <w:noProof/>
              <w:sz w:val="22"/>
              <w:szCs w:val="22"/>
            </w:rPr>
          </w:pPr>
          <w:r>
            <w:rPr>
              <w:noProof/>
            </w:rPr>
            <w:t>1</w:t>
          </w:r>
          <w:r>
            <w:rPr>
              <w:rFonts w:eastAsiaTheme="minorEastAsia" w:cstheme="minorBidi"/>
              <w:b w:val="0"/>
              <w:noProof/>
              <w:sz w:val="22"/>
              <w:szCs w:val="22"/>
            </w:rPr>
            <w:tab/>
          </w:r>
          <w:r>
            <w:rPr>
              <w:noProof/>
            </w:rPr>
            <w:t>Overview</w:t>
          </w:r>
          <w:r>
            <w:rPr>
              <w:noProof/>
            </w:rPr>
            <w:tab/>
          </w:r>
          <w:r>
            <w:rPr>
              <w:noProof/>
            </w:rPr>
            <w:fldChar w:fldCharType="begin"/>
          </w:r>
          <w:r>
            <w:rPr>
              <w:noProof/>
            </w:rPr>
            <w:instrText xml:space="preserve"> PAGEREF _Toc20488809 \h </w:instrText>
          </w:r>
          <w:r>
            <w:rPr>
              <w:noProof/>
            </w:rPr>
          </w:r>
          <w:r>
            <w:rPr>
              <w:noProof/>
            </w:rPr>
            <w:fldChar w:fldCharType="separate"/>
          </w:r>
          <w:r w:rsidR="008A686F">
            <w:rPr>
              <w:noProof/>
            </w:rPr>
            <w:t>5</w:t>
          </w:r>
          <w:r>
            <w:rPr>
              <w:noProof/>
            </w:rPr>
            <w:fldChar w:fldCharType="end"/>
          </w:r>
        </w:p>
        <w:p w14:paraId="1D46C201" w14:textId="77777777" w:rsidR="008E083B" w:rsidRDefault="008E083B">
          <w:pPr>
            <w:pStyle w:val="TOC1"/>
            <w:tabs>
              <w:tab w:val="left" w:pos="400"/>
              <w:tab w:val="right" w:leader="dot" w:pos="9350"/>
            </w:tabs>
            <w:rPr>
              <w:rFonts w:eastAsiaTheme="minorEastAsia" w:cstheme="minorBidi"/>
              <w:b w:val="0"/>
              <w:noProof/>
              <w:sz w:val="22"/>
              <w:szCs w:val="22"/>
            </w:rPr>
          </w:pPr>
          <w:r>
            <w:rPr>
              <w:noProof/>
            </w:rPr>
            <w:t>2</w:t>
          </w:r>
          <w:r>
            <w:rPr>
              <w:rFonts w:eastAsiaTheme="minorEastAsia" w:cstheme="minorBidi"/>
              <w:b w:val="0"/>
              <w:noProof/>
              <w:sz w:val="22"/>
              <w:szCs w:val="22"/>
            </w:rPr>
            <w:tab/>
          </w:r>
          <w:r>
            <w:rPr>
              <w:noProof/>
            </w:rPr>
            <w:t>Methods</w:t>
          </w:r>
          <w:r>
            <w:rPr>
              <w:noProof/>
            </w:rPr>
            <w:tab/>
          </w:r>
          <w:r>
            <w:rPr>
              <w:noProof/>
            </w:rPr>
            <w:fldChar w:fldCharType="begin"/>
          </w:r>
          <w:r>
            <w:rPr>
              <w:noProof/>
            </w:rPr>
            <w:instrText xml:space="preserve"> PAGEREF _Toc20488810 \h </w:instrText>
          </w:r>
          <w:r>
            <w:rPr>
              <w:noProof/>
            </w:rPr>
          </w:r>
          <w:r>
            <w:rPr>
              <w:noProof/>
            </w:rPr>
            <w:fldChar w:fldCharType="separate"/>
          </w:r>
          <w:r w:rsidR="008A686F">
            <w:rPr>
              <w:noProof/>
            </w:rPr>
            <w:t>6</w:t>
          </w:r>
          <w:r>
            <w:rPr>
              <w:noProof/>
            </w:rPr>
            <w:fldChar w:fldCharType="end"/>
          </w:r>
        </w:p>
        <w:p w14:paraId="3E8D74E3" w14:textId="77777777" w:rsidR="008E083B" w:rsidRDefault="008E083B">
          <w:pPr>
            <w:pStyle w:val="TOC1"/>
            <w:tabs>
              <w:tab w:val="left" w:pos="400"/>
              <w:tab w:val="right" w:leader="dot" w:pos="9350"/>
            </w:tabs>
            <w:rPr>
              <w:rFonts w:eastAsiaTheme="minorEastAsia" w:cstheme="minorBidi"/>
              <w:b w:val="0"/>
              <w:noProof/>
              <w:sz w:val="22"/>
              <w:szCs w:val="22"/>
            </w:rPr>
          </w:pPr>
          <w:r>
            <w:rPr>
              <w:noProof/>
            </w:rPr>
            <w:t>3</w:t>
          </w:r>
          <w:r>
            <w:rPr>
              <w:rFonts w:eastAsiaTheme="minorEastAsia" w:cstheme="minorBidi"/>
              <w:b w:val="0"/>
              <w:noProof/>
              <w:sz w:val="22"/>
              <w:szCs w:val="22"/>
            </w:rPr>
            <w:tab/>
          </w:r>
          <w:r>
            <w:rPr>
              <w:noProof/>
            </w:rPr>
            <w:t>nc-eTAG Templates</w:t>
          </w:r>
          <w:r>
            <w:rPr>
              <w:noProof/>
            </w:rPr>
            <w:tab/>
          </w:r>
          <w:r>
            <w:rPr>
              <w:noProof/>
            </w:rPr>
            <w:fldChar w:fldCharType="begin"/>
          </w:r>
          <w:r>
            <w:rPr>
              <w:noProof/>
            </w:rPr>
            <w:instrText xml:space="preserve"> PAGEREF _Toc20488811 \h </w:instrText>
          </w:r>
          <w:r>
            <w:rPr>
              <w:noProof/>
            </w:rPr>
          </w:r>
          <w:r>
            <w:rPr>
              <w:noProof/>
            </w:rPr>
            <w:fldChar w:fldCharType="separate"/>
          </w:r>
          <w:r w:rsidR="008A686F">
            <w:rPr>
              <w:noProof/>
            </w:rPr>
            <w:t>7</w:t>
          </w:r>
          <w:r>
            <w:rPr>
              <w:noProof/>
            </w:rPr>
            <w:fldChar w:fldCharType="end"/>
          </w:r>
        </w:p>
        <w:p w14:paraId="53C9EEBF" w14:textId="77777777" w:rsidR="008E083B" w:rsidRPr="008E083B" w:rsidRDefault="008E083B">
          <w:pPr>
            <w:pStyle w:val="TOC2"/>
            <w:tabs>
              <w:tab w:val="right" w:leader="dot" w:pos="9350"/>
            </w:tabs>
            <w:rPr>
              <w:rFonts w:eastAsiaTheme="minorEastAsia" w:cstheme="minorBidi"/>
              <w:b w:val="0"/>
              <w:noProof/>
            </w:rPr>
          </w:pPr>
          <w:r w:rsidRPr="008E083B">
            <w:rPr>
              <w:b w:val="0"/>
              <w:i/>
              <w:noProof/>
            </w:rPr>
            <w:t>Archival Tag Data Template</w:t>
          </w:r>
          <w:r w:rsidRPr="008E083B">
            <w:rPr>
              <w:noProof/>
            </w:rPr>
            <w:tab/>
          </w:r>
          <w:r w:rsidRPr="008E083B">
            <w:rPr>
              <w:noProof/>
            </w:rPr>
            <w:fldChar w:fldCharType="begin"/>
          </w:r>
          <w:r w:rsidRPr="008E083B">
            <w:rPr>
              <w:noProof/>
            </w:rPr>
            <w:instrText xml:space="preserve"> PAGEREF _Toc20488812 \h </w:instrText>
          </w:r>
          <w:r w:rsidRPr="008E083B">
            <w:rPr>
              <w:noProof/>
            </w:rPr>
          </w:r>
          <w:r w:rsidRPr="008E083B">
            <w:rPr>
              <w:noProof/>
            </w:rPr>
            <w:fldChar w:fldCharType="separate"/>
          </w:r>
          <w:r w:rsidR="008A686F">
            <w:rPr>
              <w:noProof/>
            </w:rPr>
            <w:t>8</w:t>
          </w:r>
          <w:r w:rsidRPr="008E083B">
            <w:rPr>
              <w:noProof/>
            </w:rPr>
            <w:fldChar w:fldCharType="end"/>
          </w:r>
        </w:p>
        <w:p w14:paraId="04D8FDC4" w14:textId="77777777" w:rsidR="008E083B" w:rsidRPr="008E083B" w:rsidRDefault="008E083B">
          <w:pPr>
            <w:pStyle w:val="TOC2"/>
            <w:tabs>
              <w:tab w:val="right" w:leader="dot" w:pos="9350"/>
            </w:tabs>
            <w:rPr>
              <w:rFonts w:eastAsiaTheme="minorEastAsia" w:cstheme="minorBidi"/>
              <w:b w:val="0"/>
              <w:noProof/>
            </w:rPr>
          </w:pPr>
          <w:r w:rsidRPr="008E083B">
            <w:rPr>
              <w:b w:val="0"/>
              <w:i/>
              <w:noProof/>
            </w:rPr>
            <w:t>High &amp; Low Frequency Sensor Measurement Archival Tag Data Template</w:t>
          </w:r>
          <w:r w:rsidRPr="008E083B">
            <w:rPr>
              <w:noProof/>
            </w:rPr>
            <w:tab/>
          </w:r>
          <w:r w:rsidRPr="008E083B">
            <w:rPr>
              <w:noProof/>
            </w:rPr>
            <w:fldChar w:fldCharType="begin"/>
          </w:r>
          <w:r w:rsidRPr="008E083B">
            <w:rPr>
              <w:noProof/>
            </w:rPr>
            <w:instrText xml:space="preserve"> PAGEREF _Toc20488813 \h </w:instrText>
          </w:r>
          <w:r w:rsidRPr="008E083B">
            <w:rPr>
              <w:noProof/>
            </w:rPr>
          </w:r>
          <w:r w:rsidRPr="008E083B">
            <w:rPr>
              <w:noProof/>
            </w:rPr>
            <w:fldChar w:fldCharType="separate"/>
          </w:r>
          <w:r w:rsidR="008A686F">
            <w:rPr>
              <w:noProof/>
            </w:rPr>
            <w:t>16</w:t>
          </w:r>
          <w:r w:rsidRPr="008E083B">
            <w:rPr>
              <w:noProof/>
            </w:rPr>
            <w:fldChar w:fldCharType="end"/>
          </w:r>
        </w:p>
        <w:p w14:paraId="138BFCA8" w14:textId="77777777" w:rsidR="008E083B" w:rsidRDefault="008E083B">
          <w:pPr>
            <w:pStyle w:val="TOC2"/>
            <w:tabs>
              <w:tab w:val="right" w:leader="dot" w:pos="9350"/>
            </w:tabs>
            <w:rPr>
              <w:rFonts w:eastAsiaTheme="minorEastAsia" w:cstheme="minorBidi"/>
              <w:b w:val="0"/>
              <w:noProof/>
            </w:rPr>
          </w:pPr>
          <w:r w:rsidRPr="008E083B">
            <w:rPr>
              <w:b w:val="0"/>
              <w:i/>
              <w:noProof/>
            </w:rPr>
            <w:t>Transmitted Summary Tag Data Template</w:t>
          </w:r>
          <w:r>
            <w:rPr>
              <w:noProof/>
            </w:rPr>
            <w:tab/>
          </w:r>
          <w:r>
            <w:rPr>
              <w:noProof/>
            </w:rPr>
            <w:fldChar w:fldCharType="begin"/>
          </w:r>
          <w:r>
            <w:rPr>
              <w:noProof/>
            </w:rPr>
            <w:instrText xml:space="preserve"> PAGEREF _Toc20488814 \h </w:instrText>
          </w:r>
          <w:r>
            <w:rPr>
              <w:noProof/>
            </w:rPr>
          </w:r>
          <w:r>
            <w:rPr>
              <w:noProof/>
            </w:rPr>
            <w:fldChar w:fldCharType="separate"/>
          </w:r>
          <w:r w:rsidR="008A686F">
            <w:rPr>
              <w:noProof/>
            </w:rPr>
            <w:t>26</w:t>
          </w:r>
          <w:r>
            <w:rPr>
              <w:noProof/>
            </w:rPr>
            <w:fldChar w:fldCharType="end"/>
          </w:r>
        </w:p>
        <w:p w14:paraId="7C687233" w14:textId="77777777" w:rsidR="008E083B" w:rsidRDefault="008E083B">
          <w:pPr>
            <w:pStyle w:val="TOC1"/>
            <w:tabs>
              <w:tab w:val="left" w:pos="400"/>
              <w:tab w:val="right" w:leader="dot" w:pos="9350"/>
            </w:tabs>
            <w:rPr>
              <w:rFonts w:eastAsiaTheme="minorEastAsia" w:cstheme="minorBidi"/>
              <w:b w:val="0"/>
              <w:noProof/>
              <w:sz w:val="22"/>
              <w:szCs w:val="22"/>
            </w:rPr>
          </w:pPr>
          <w:r>
            <w:rPr>
              <w:noProof/>
            </w:rPr>
            <w:t>4</w:t>
          </w:r>
          <w:r>
            <w:rPr>
              <w:rFonts w:eastAsiaTheme="minorEastAsia" w:cstheme="minorBidi"/>
              <w:b w:val="0"/>
              <w:noProof/>
              <w:sz w:val="22"/>
              <w:szCs w:val="22"/>
            </w:rPr>
            <w:tab/>
          </w:r>
          <w:r>
            <w:rPr>
              <w:noProof/>
            </w:rPr>
            <w:t>References</w:t>
          </w:r>
          <w:r>
            <w:rPr>
              <w:noProof/>
            </w:rPr>
            <w:tab/>
          </w:r>
          <w:r>
            <w:rPr>
              <w:noProof/>
            </w:rPr>
            <w:fldChar w:fldCharType="begin"/>
          </w:r>
          <w:r>
            <w:rPr>
              <w:noProof/>
            </w:rPr>
            <w:instrText xml:space="preserve"> PAGEREF _Toc20488815 \h </w:instrText>
          </w:r>
          <w:r>
            <w:rPr>
              <w:noProof/>
            </w:rPr>
          </w:r>
          <w:r>
            <w:rPr>
              <w:noProof/>
            </w:rPr>
            <w:fldChar w:fldCharType="separate"/>
          </w:r>
          <w:r w:rsidR="008A686F">
            <w:rPr>
              <w:noProof/>
            </w:rPr>
            <w:t>34</w:t>
          </w:r>
          <w:r>
            <w:rPr>
              <w:noProof/>
            </w:rPr>
            <w:fldChar w:fldCharType="end"/>
          </w:r>
        </w:p>
        <w:p w14:paraId="4DF1FF12" w14:textId="77777777" w:rsidR="008E083B" w:rsidRDefault="008E083B">
          <w:pPr>
            <w:pStyle w:val="TOC1"/>
            <w:tabs>
              <w:tab w:val="right" w:leader="dot" w:pos="9350"/>
            </w:tabs>
            <w:rPr>
              <w:rFonts w:eastAsiaTheme="minorEastAsia" w:cstheme="minorBidi"/>
              <w:b w:val="0"/>
              <w:noProof/>
              <w:sz w:val="22"/>
              <w:szCs w:val="22"/>
            </w:rPr>
          </w:pPr>
          <w:r>
            <w:rPr>
              <w:noProof/>
            </w:rPr>
            <w:t>Appendix</w:t>
          </w:r>
          <w:r>
            <w:rPr>
              <w:noProof/>
            </w:rPr>
            <w:tab/>
          </w:r>
          <w:r>
            <w:rPr>
              <w:noProof/>
            </w:rPr>
            <w:fldChar w:fldCharType="begin"/>
          </w:r>
          <w:r>
            <w:rPr>
              <w:noProof/>
            </w:rPr>
            <w:instrText xml:space="preserve"> PAGEREF _Toc20488816 \h </w:instrText>
          </w:r>
          <w:r>
            <w:rPr>
              <w:noProof/>
            </w:rPr>
          </w:r>
          <w:r>
            <w:rPr>
              <w:noProof/>
            </w:rPr>
            <w:fldChar w:fldCharType="separate"/>
          </w:r>
          <w:r w:rsidR="008A686F">
            <w:rPr>
              <w:noProof/>
            </w:rPr>
            <w:t>35</w:t>
          </w:r>
          <w:r>
            <w:rPr>
              <w:noProof/>
            </w:rPr>
            <w:fldChar w:fldCharType="end"/>
          </w:r>
        </w:p>
        <w:p w14:paraId="57D328C9" w14:textId="77777777" w:rsidR="008E083B" w:rsidRDefault="008E083B">
          <w:pPr>
            <w:pStyle w:val="TOC2"/>
            <w:tabs>
              <w:tab w:val="right" w:leader="dot" w:pos="9350"/>
            </w:tabs>
            <w:rPr>
              <w:rFonts w:eastAsiaTheme="minorEastAsia" w:cstheme="minorBidi"/>
              <w:b w:val="0"/>
              <w:noProof/>
            </w:rPr>
          </w:pPr>
          <w:r w:rsidRPr="00ED5EAE">
            <w:rPr>
              <w:i/>
              <w:noProof/>
            </w:rPr>
            <w:t>eTag Types</w:t>
          </w:r>
          <w:r>
            <w:rPr>
              <w:noProof/>
            </w:rPr>
            <w:tab/>
          </w:r>
          <w:r>
            <w:rPr>
              <w:noProof/>
            </w:rPr>
            <w:fldChar w:fldCharType="begin"/>
          </w:r>
          <w:r>
            <w:rPr>
              <w:noProof/>
            </w:rPr>
            <w:instrText xml:space="preserve"> PAGEREF _Toc20488817 \h </w:instrText>
          </w:r>
          <w:r>
            <w:rPr>
              <w:noProof/>
            </w:rPr>
          </w:r>
          <w:r>
            <w:rPr>
              <w:noProof/>
            </w:rPr>
            <w:fldChar w:fldCharType="separate"/>
          </w:r>
          <w:r w:rsidR="008A686F">
            <w:rPr>
              <w:noProof/>
            </w:rPr>
            <w:t>35</w:t>
          </w:r>
          <w:r>
            <w:rPr>
              <w:noProof/>
            </w:rPr>
            <w:fldChar w:fldCharType="end"/>
          </w:r>
        </w:p>
        <w:p w14:paraId="5AD0794A" w14:textId="77777777" w:rsidR="008E083B" w:rsidRDefault="008E083B">
          <w:pPr>
            <w:pStyle w:val="TOC2"/>
            <w:tabs>
              <w:tab w:val="right" w:leader="dot" w:pos="9350"/>
            </w:tabs>
            <w:rPr>
              <w:rFonts w:eastAsiaTheme="minorEastAsia" w:cstheme="minorBidi"/>
              <w:b w:val="0"/>
              <w:noProof/>
            </w:rPr>
          </w:pPr>
          <w:r w:rsidRPr="00ED5EAE">
            <w:rPr>
              <w:i/>
              <w:noProof/>
            </w:rPr>
            <w:t>Native eTag Data Formats</w:t>
          </w:r>
          <w:r>
            <w:rPr>
              <w:noProof/>
            </w:rPr>
            <w:tab/>
          </w:r>
          <w:r>
            <w:rPr>
              <w:noProof/>
            </w:rPr>
            <w:fldChar w:fldCharType="begin"/>
          </w:r>
          <w:r>
            <w:rPr>
              <w:noProof/>
            </w:rPr>
            <w:instrText xml:space="preserve"> PAGEREF _Toc20488818 \h </w:instrText>
          </w:r>
          <w:r>
            <w:rPr>
              <w:noProof/>
            </w:rPr>
          </w:r>
          <w:r>
            <w:rPr>
              <w:noProof/>
            </w:rPr>
            <w:fldChar w:fldCharType="separate"/>
          </w:r>
          <w:r w:rsidR="008A686F">
            <w:rPr>
              <w:noProof/>
            </w:rPr>
            <w:t>35</w:t>
          </w:r>
          <w:r>
            <w:rPr>
              <w:noProof/>
            </w:rPr>
            <w:fldChar w:fldCharType="end"/>
          </w:r>
        </w:p>
        <w:p w14:paraId="0AC9F6A9" w14:textId="77777777" w:rsidR="008E083B" w:rsidRPr="008E083B" w:rsidRDefault="008E083B">
          <w:pPr>
            <w:pStyle w:val="TOC3"/>
            <w:tabs>
              <w:tab w:val="right" w:leader="dot" w:pos="9350"/>
            </w:tabs>
            <w:rPr>
              <w:rFonts w:eastAsiaTheme="minorEastAsia" w:cstheme="minorBidi"/>
              <w:noProof/>
            </w:rPr>
          </w:pPr>
          <w:r w:rsidRPr="008E083B">
            <w:rPr>
              <w:noProof/>
            </w:rPr>
            <w:t>Archival Data Formats</w:t>
          </w:r>
          <w:r w:rsidRPr="008E083B">
            <w:rPr>
              <w:noProof/>
            </w:rPr>
            <w:tab/>
          </w:r>
          <w:r w:rsidRPr="008E083B">
            <w:rPr>
              <w:noProof/>
            </w:rPr>
            <w:fldChar w:fldCharType="begin"/>
          </w:r>
          <w:r w:rsidRPr="008E083B">
            <w:rPr>
              <w:noProof/>
            </w:rPr>
            <w:instrText xml:space="preserve"> PAGEREF _Toc20488819 \h </w:instrText>
          </w:r>
          <w:r w:rsidRPr="008E083B">
            <w:rPr>
              <w:noProof/>
            </w:rPr>
          </w:r>
          <w:r w:rsidRPr="008E083B">
            <w:rPr>
              <w:noProof/>
            </w:rPr>
            <w:fldChar w:fldCharType="separate"/>
          </w:r>
          <w:r w:rsidR="008A686F">
            <w:rPr>
              <w:noProof/>
            </w:rPr>
            <w:t>35</w:t>
          </w:r>
          <w:r w:rsidRPr="008E083B">
            <w:rPr>
              <w:noProof/>
            </w:rPr>
            <w:fldChar w:fldCharType="end"/>
          </w:r>
        </w:p>
        <w:p w14:paraId="01085EA8" w14:textId="77777777" w:rsidR="008E083B" w:rsidRDefault="008E083B">
          <w:pPr>
            <w:pStyle w:val="TOC3"/>
            <w:tabs>
              <w:tab w:val="right" w:leader="dot" w:pos="9350"/>
            </w:tabs>
            <w:rPr>
              <w:rFonts w:eastAsiaTheme="minorEastAsia" w:cstheme="minorBidi"/>
              <w:noProof/>
            </w:rPr>
          </w:pPr>
          <w:r w:rsidRPr="008E083B">
            <w:rPr>
              <w:noProof/>
            </w:rPr>
            <w:t>Summarized Popup Satellite Archival (PSAT) Data Formats</w:t>
          </w:r>
          <w:r>
            <w:rPr>
              <w:noProof/>
            </w:rPr>
            <w:tab/>
          </w:r>
          <w:r>
            <w:rPr>
              <w:noProof/>
            </w:rPr>
            <w:fldChar w:fldCharType="begin"/>
          </w:r>
          <w:r>
            <w:rPr>
              <w:noProof/>
            </w:rPr>
            <w:instrText xml:space="preserve"> PAGEREF _Toc20488820 \h </w:instrText>
          </w:r>
          <w:r>
            <w:rPr>
              <w:noProof/>
            </w:rPr>
          </w:r>
          <w:r>
            <w:rPr>
              <w:noProof/>
            </w:rPr>
            <w:fldChar w:fldCharType="separate"/>
          </w:r>
          <w:r w:rsidR="008A686F">
            <w:rPr>
              <w:noProof/>
            </w:rPr>
            <w:t>39</w:t>
          </w:r>
          <w:r>
            <w:rPr>
              <w:noProof/>
            </w:rPr>
            <w:fldChar w:fldCharType="end"/>
          </w:r>
        </w:p>
        <w:p w14:paraId="3923FB6B" w14:textId="77777777" w:rsidR="0090443A" w:rsidRPr="00F376A6" w:rsidRDefault="0090443A" w:rsidP="0090443A">
          <w:pPr>
            <w:rPr>
              <w:rFonts w:cs="Arial"/>
            </w:rPr>
          </w:pPr>
          <w:r w:rsidRPr="00F376A6">
            <w:rPr>
              <w:rFonts w:cs="Arial"/>
              <w:bCs/>
              <w:noProof/>
              <w:sz w:val="22"/>
            </w:rPr>
            <w:fldChar w:fldCharType="end"/>
          </w:r>
        </w:p>
      </w:sdtContent>
    </w:sdt>
    <w:p w14:paraId="34710E0A" w14:textId="77777777" w:rsidR="0090443A" w:rsidRDefault="0090443A" w:rsidP="0090443A">
      <w:pPr>
        <w:spacing w:line="240" w:lineRule="auto"/>
        <w:jc w:val="left"/>
      </w:pPr>
    </w:p>
    <w:p w14:paraId="70347696" w14:textId="77777777" w:rsidR="00E215EC" w:rsidRDefault="00E215EC">
      <w:pPr>
        <w:spacing w:after="160" w:line="259" w:lineRule="auto"/>
        <w:jc w:val="left"/>
        <w:rPr>
          <w:lang w:val="en-GB"/>
        </w:rPr>
      </w:pPr>
      <w:r>
        <w:rPr>
          <w:lang w:val="en-GB"/>
        </w:rPr>
        <w:br w:type="page"/>
      </w:r>
    </w:p>
    <w:p w14:paraId="27B65A58" w14:textId="77777777" w:rsidR="002D6FD9" w:rsidRDefault="002D6FD9" w:rsidP="002D6FD9">
      <w:pPr>
        <w:rPr>
          <w:lang w:val="en-GB"/>
        </w:rPr>
      </w:pPr>
    </w:p>
    <w:p w14:paraId="19B4B391" w14:textId="77777777" w:rsidR="00E215EC" w:rsidRDefault="00E215EC" w:rsidP="002D6FD9">
      <w:pPr>
        <w:rPr>
          <w:lang w:val="en-GB"/>
        </w:rPr>
      </w:pPr>
    </w:p>
    <w:p w14:paraId="44599419" w14:textId="77777777" w:rsidR="00E215EC" w:rsidRDefault="00E215EC" w:rsidP="002D6FD9">
      <w:pPr>
        <w:rPr>
          <w:lang w:val="en-GB"/>
        </w:rPr>
      </w:pPr>
    </w:p>
    <w:p w14:paraId="3B93556E" w14:textId="77777777" w:rsidR="00E215EC" w:rsidRPr="00274CEE" w:rsidRDefault="00E215EC" w:rsidP="002D6FD9">
      <w:pPr>
        <w:rPr>
          <w:lang w:val="en-GB"/>
        </w:rPr>
      </w:pPr>
    </w:p>
    <w:p w14:paraId="1E412857" w14:textId="77777777" w:rsidR="002D6FD9" w:rsidRPr="00F376A6" w:rsidRDefault="002D6FD9" w:rsidP="002D6FD9">
      <w:pPr>
        <w:pStyle w:val="Heading1"/>
        <w:numPr>
          <w:ilvl w:val="0"/>
          <w:numId w:val="0"/>
        </w:numPr>
        <w:rPr>
          <w:b w:val="0"/>
        </w:rPr>
      </w:pPr>
      <w:bookmarkStart w:id="14" w:name="_Toc385790257"/>
      <w:bookmarkStart w:id="15" w:name="_Toc476057338"/>
      <w:bookmarkStart w:id="16" w:name="_Toc20488807"/>
      <w:r>
        <w:t>List of Tables</w:t>
      </w:r>
      <w:bookmarkEnd w:id="14"/>
      <w:bookmarkEnd w:id="15"/>
      <w:bookmarkEnd w:id="16"/>
    </w:p>
    <w:p w14:paraId="44B5611B" w14:textId="77777777" w:rsidR="00D67AA5" w:rsidRDefault="002D6FD9">
      <w:pPr>
        <w:pStyle w:val="TableofFigures"/>
        <w:rPr>
          <w:rFonts w:asciiTheme="minorHAnsi" w:eastAsiaTheme="minorEastAsia" w:hAnsiTheme="minorHAnsi" w:cstheme="minorBidi"/>
          <w:sz w:val="22"/>
          <w:lang w:eastAsia="en-US"/>
        </w:rPr>
      </w:pPr>
      <w:r w:rsidRPr="00F376A6">
        <w:rPr>
          <w:rFonts w:asciiTheme="majorHAnsi" w:hAnsiTheme="majorHAnsi"/>
          <w:sz w:val="32"/>
          <w:szCs w:val="32"/>
        </w:rPr>
        <w:fldChar w:fldCharType="begin"/>
      </w:r>
      <w:r w:rsidRPr="00F376A6">
        <w:rPr>
          <w:rFonts w:asciiTheme="majorHAnsi" w:hAnsiTheme="majorHAnsi"/>
          <w:sz w:val="32"/>
          <w:szCs w:val="32"/>
        </w:rPr>
        <w:instrText xml:space="preserve"> TOC \h \z \c "Table" </w:instrText>
      </w:r>
      <w:r w:rsidRPr="00F376A6">
        <w:rPr>
          <w:rFonts w:asciiTheme="majorHAnsi" w:hAnsiTheme="majorHAnsi"/>
          <w:sz w:val="32"/>
          <w:szCs w:val="32"/>
        </w:rPr>
        <w:fldChar w:fldCharType="separate"/>
      </w:r>
      <w:hyperlink w:anchor="_Toc20485583" w:history="1">
        <w:r w:rsidR="00D67AA5" w:rsidRPr="00B35368">
          <w:rPr>
            <w:rStyle w:val="Hyperlink"/>
            <w:b/>
          </w:rPr>
          <w:t>Table 1.</w:t>
        </w:r>
        <w:r w:rsidR="00D67AA5" w:rsidRPr="00B35368">
          <w:rPr>
            <w:rStyle w:val="Hyperlink"/>
          </w:rPr>
          <w:t xml:space="preserve">  Representative range of sample electronic tag dataset types</w:t>
        </w:r>
        <w:r w:rsidR="00D67AA5">
          <w:rPr>
            <w:webHidden/>
          </w:rPr>
          <w:tab/>
        </w:r>
        <w:r w:rsidR="00D67AA5">
          <w:rPr>
            <w:webHidden/>
          </w:rPr>
          <w:fldChar w:fldCharType="begin"/>
        </w:r>
        <w:r w:rsidR="00D67AA5">
          <w:rPr>
            <w:webHidden/>
          </w:rPr>
          <w:instrText xml:space="preserve"> PAGEREF _Toc20485583 \h </w:instrText>
        </w:r>
        <w:r w:rsidR="00D67AA5">
          <w:rPr>
            <w:webHidden/>
          </w:rPr>
        </w:r>
        <w:r w:rsidR="00D67AA5">
          <w:rPr>
            <w:webHidden/>
          </w:rPr>
          <w:fldChar w:fldCharType="separate"/>
        </w:r>
        <w:r w:rsidR="008A686F">
          <w:rPr>
            <w:webHidden/>
          </w:rPr>
          <w:t>6</w:t>
        </w:r>
        <w:r w:rsidR="00D67AA5">
          <w:rPr>
            <w:webHidden/>
          </w:rPr>
          <w:fldChar w:fldCharType="end"/>
        </w:r>
      </w:hyperlink>
    </w:p>
    <w:p w14:paraId="7D5B17EE" w14:textId="77777777" w:rsidR="002D6FD9" w:rsidRDefault="002D6FD9" w:rsidP="002D6FD9">
      <w:pPr>
        <w:spacing w:line="240" w:lineRule="auto"/>
        <w:jc w:val="left"/>
        <w:rPr>
          <w:rFonts w:asciiTheme="majorHAnsi" w:hAnsiTheme="majorHAnsi" w:cs="Arial"/>
          <w:sz w:val="32"/>
          <w:szCs w:val="32"/>
        </w:rPr>
      </w:pPr>
      <w:r w:rsidRPr="00F376A6">
        <w:rPr>
          <w:rFonts w:asciiTheme="majorHAnsi" w:hAnsiTheme="majorHAnsi" w:cs="Arial"/>
          <w:sz w:val="32"/>
          <w:szCs w:val="32"/>
        </w:rPr>
        <w:fldChar w:fldCharType="end"/>
      </w:r>
    </w:p>
    <w:p w14:paraId="2AB1FE79" w14:textId="77777777" w:rsidR="00E215EC" w:rsidRDefault="00E215EC" w:rsidP="002D6FD9">
      <w:pPr>
        <w:spacing w:line="240" w:lineRule="auto"/>
        <w:jc w:val="left"/>
        <w:rPr>
          <w:rFonts w:asciiTheme="majorHAnsi" w:hAnsiTheme="majorHAnsi" w:cs="Arial"/>
          <w:sz w:val="32"/>
          <w:szCs w:val="32"/>
        </w:rPr>
      </w:pPr>
    </w:p>
    <w:p w14:paraId="097C28EC" w14:textId="77777777" w:rsidR="00E215EC" w:rsidRDefault="00E215EC" w:rsidP="002D6FD9">
      <w:pPr>
        <w:spacing w:line="240" w:lineRule="auto"/>
        <w:jc w:val="left"/>
        <w:rPr>
          <w:b/>
          <w:bCs/>
          <w:sz w:val="32"/>
          <w:lang w:val="en-GB"/>
        </w:rPr>
      </w:pPr>
    </w:p>
    <w:p w14:paraId="7B3AABB7" w14:textId="77777777" w:rsidR="0090443A" w:rsidRDefault="0090443A" w:rsidP="0090443A">
      <w:pPr>
        <w:tabs>
          <w:tab w:val="left" w:pos="1440"/>
          <w:tab w:val="right" w:leader="dot" w:pos="8640"/>
        </w:tabs>
        <w:jc w:val="left"/>
        <w:rPr>
          <w:rFonts w:asciiTheme="majorHAnsi" w:hAnsiTheme="majorHAnsi" w:cs="Arial"/>
          <w:sz w:val="32"/>
          <w:szCs w:val="32"/>
        </w:rPr>
      </w:pPr>
    </w:p>
    <w:p w14:paraId="14DA7E59" w14:textId="77777777" w:rsidR="00CD1DBD" w:rsidRPr="00F376A6" w:rsidRDefault="00CD1DBD" w:rsidP="00CD1DBD">
      <w:pPr>
        <w:pStyle w:val="Heading1"/>
        <w:numPr>
          <w:ilvl w:val="0"/>
          <w:numId w:val="0"/>
        </w:numPr>
        <w:rPr>
          <w:b w:val="0"/>
        </w:rPr>
      </w:pPr>
      <w:bookmarkStart w:id="17" w:name="_Toc476057339"/>
      <w:bookmarkStart w:id="18" w:name="_Toc20488808"/>
      <w:r>
        <w:t>List of Figures</w:t>
      </w:r>
      <w:bookmarkEnd w:id="17"/>
      <w:bookmarkEnd w:id="18"/>
    </w:p>
    <w:p w14:paraId="1D2DE158" w14:textId="77777777" w:rsidR="00E215EC" w:rsidRDefault="009D1B35">
      <w:pPr>
        <w:pStyle w:val="TableofFigures"/>
        <w:rPr>
          <w:rFonts w:asciiTheme="minorHAnsi" w:eastAsiaTheme="minorEastAsia" w:hAnsiTheme="minorHAnsi" w:cstheme="minorBidi"/>
          <w:sz w:val="22"/>
          <w:lang w:eastAsia="en-US"/>
        </w:rPr>
      </w:pPr>
      <w:r>
        <w:rPr>
          <w:rFonts w:asciiTheme="majorHAnsi" w:hAnsiTheme="majorHAnsi"/>
          <w:sz w:val="32"/>
          <w:szCs w:val="32"/>
        </w:rPr>
        <w:fldChar w:fldCharType="begin"/>
      </w:r>
      <w:r>
        <w:rPr>
          <w:rFonts w:asciiTheme="majorHAnsi" w:hAnsiTheme="majorHAnsi"/>
          <w:sz w:val="32"/>
          <w:szCs w:val="32"/>
        </w:rPr>
        <w:instrText xml:space="preserve"> TOC \h \z \c "Figure" </w:instrText>
      </w:r>
      <w:r>
        <w:rPr>
          <w:rFonts w:asciiTheme="majorHAnsi" w:hAnsiTheme="majorHAnsi"/>
          <w:sz w:val="32"/>
          <w:szCs w:val="32"/>
        </w:rPr>
        <w:fldChar w:fldCharType="separate"/>
      </w:r>
      <w:hyperlink r:id="rId13" w:anchor="_Toc484788645" w:history="1">
        <w:r w:rsidR="00E215EC" w:rsidRPr="003372BF">
          <w:rPr>
            <w:rStyle w:val="Hyperlink"/>
          </w:rPr>
          <w:t>Figure 1. LOTEK Archival Tag Data Files.  .</w:t>
        </w:r>
        <w:r w:rsidR="00E215EC">
          <w:rPr>
            <w:webHidden/>
          </w:rPr>
          <w:tab/>
        </w:r>
        <w:r w:rsidR="00E215EC">
          <w:rPr>
            <w:webHidden/>
          </w:rPr>
          <w:fldChar w:fldCharType="begin"/>
        </w:r>
        <w:r w:rsidR="00E215EC">
          <w:rPr>
            <w:webHidden/>
          </w:rPr>
          <w:instrText xml:space="preserve"> PAGEREF _Toc484788645 \h </w:instrText>
        </w:r>
        <w:r w:rsidR="00E215EC">
          <w:rPr>
            <w:webHidden/>
          </w:rPr>
        </w:r>
        <w:r w:rsidR="00E215EC">
          <w:rPr>
            <w:webHidden/>
          </w:rPr>
          <w:fldChar w:fldCharType="separate"/>
        </w:r>
        <w:r w:rsidR="008A686F">
          <w:rPr>
            <w:webHidden/>
          </w:rPr>
          <w:t>36</w:t>
        </w:r>
        <w:r w:rsidR="00E215EC">
          <w:rPr>
            <w:webHidden/>
          </w:rPr>
          <w:fldChar w:fldCharType="end"/>
        </w:r>
      </w:hyperlink>
    </w:p>
    <w:p w14:paraId="042AAB9D" w14:textId="77777777" w:rsidR="00E215EC" w:rsidRDefault="004F096E">
      <w:pPr>
        <w:pStyle w:val="TableofFigures"/>
        <w:rPr>
          <w:rFonts w:asciiTheme="minorHAnsi" w:eastAsiaTheme="minorEastAsia" w:hAnsiTheme="minorHAnsi" w:cstheme="minorBidi"/>
          <w:sz w:val="22"/>
          <w:lang w:eastAsia="en-US"/>
        </w:rPr>
      </w:pPr>
      <w:hyperlink r:id="rId14" w:anchor="_Toc484788646" w:history="1">
        <w:r w:rsidR="00E215EC" w:rsidRPr="003372BF">
          <w:rPr>
            <w:rStyle w:val="Hyperlink"/>
          </w:rPr>
          <w:t>Figure 2. Wildlife Computers Archival Tag Data Files..</w:t>
        </w:r>
        <w:r w:rsidR="00E215EC">
          <w:rPr>
            <w:webHidden/>
          </w:rPr>
          <w:tab/>
        </w:r>
        <w:r w:rsidR="00E215EC">
          <w:rPr>
            <w:webHidden/>
          </w:rPr>
          <w:fldChar w:fldCharType="begin"/>
        </w:r>
        <w:r w:rsidR="00E215EC">
          <w:rPr>
            <w:webHidden/>
          </w:rPr>
          <w:instrText xml:space="preserve"> PAGEREF _Toc484788646 \h </w:instrText>
        </w:r>
        <w:r w:rsidR="00E215EC">
          <w:rPr>
            <w:webHidden/>
          </w:rPr>
        </w:r>
        <w:r w:rsidR="00E215EC">
          <w:rPr>
            <w:webHidden/>
          </w:rPr>
          <w:fldChar w:fldCharType="separate"/>
        </w:r>
        <w:r w:rsidR="008A686F">
          <w:rPr>
            <w:webHidden/>
          </w:rPr>
          <w:t>37</w:t>
        </w:r>
        <w:r w:rsidR="00E215EC">
          <w:rPr>
            <w:webHidden/>
          </w:rPr>
          <w:fldChar w:fldCharType="end"/>
        </w:r>
      </w:hyperlink>
    </w:p>
    <w:p w14:paraId="740653D0" w14:textId="77777777" w:rsidR="00E215EC" w:rsidRDefault="004F096E">
      <w:pPr>
        <w:pStyle w:val="TableofFigures"/>
        <w:rPr>
          <w:rFonts w:asciiTheme="minorHAnsi" w:eastAsiaTheme="minorEastAsia" w:hAnsiTheme="minorHAnsi" w:cstheme="minorBidi"/>
          <w:sz w:val="22"/>
          <w:lang w:eastAsia="en-US"/>
        </w:rPr>
      </w:pPr>
      <w:hyperlink r:id="rId15" w:anchor="_Toc484788647" w:history="1">
        <w:r w:rsidR="00E215EC" w:rsidRPr="003372BF">
          <w:rPr>
            <w:rStyle w:val="Hyperlink"/>
          </w:rPr>
          <w:t>Figure 3.  Microwave Tele</w:t>
        </w:r>
        <w:r w:rsidR="00E215EC">
          <w:rPr>
            <w:rStyle w:val="Hyperlink"/>
          </w:rPr>
          <w:t>metry Archival Tag Data Files.</w:t>
        </w:r>
        <w:r w:rsidR="00E215EC" w:rsidRPr="003372BF">
          <w:rPr>
            <w:rStyle w:val="Hyperlink"/>
          </w:rPr>
          <w:t>.</w:t>
        </w:r>
        <w:r w:rsidR="00E215EC">
          <w:rPr>
            <w:webHidden/>
          </w:rPr>
          <w:tab/>
        </w:r>
        <w:r w:rsidR="00E215EC">
          <w:rPr>
            <w:webHidden/>
          </w:rPr>
          <w:fldChar w:fldCharType="begin"/>
        </w:r>
        <w:r w:rsidR="00E215EC">
          <w:rPr>
            <w:webHidden/>
          </w:rPr>
          <w:instrText xml:space="preserve"> PAGEREF _Toc484788647 \h </w:instrText>
        </w:r>
        <w:r w:rsidR="00E215EC">
          <w:rPr>
            <w:webHidden/>
          </w:rPr>
        </w:r>
        <w:r w:rsidR="00E215EC">
          <w:rPr>
            <w:webHidden/>
          </w:rPr>
          <w:fldChar w:fldCharType="separate"/>
        </w:r>
        <w:r w:rsidR="008A686F">
          <w:rPr>
            <w:webHidden/>
          </w:rPr>
          <w:t>38</w:t>
        </w:r>
        <w:r w:rsidR="00E215EC">
          <w:rPr>
            <w:webHidden/>
          </w:rPr>
          <w:fldChar w:fldCharType="end"/>
        </w:r>
      </w:hyperlink>
    </w:p>
    <w:p w14:paraId="31CA5217" w14:textId="77777777" w:rsidR="00E215EC" w:rsidRDefault="004F096E">
      <w:pPr>
        <w:pStyle w:val="TableofFigures"/>
        <w:rPr>
          <w:rFonts w:asciiTheme="minorHAnsi" w:eastAsiaTheme="minorEastAsia" w:hAnsiTheme="minorHAnsi" w:cstheme="minorBidi"/>
          <w:sz w:val="22"/>
          <w:lang w:eastAsia="en-US"/>
        </w:rPr>
      </w:pPr>
      <w:hyperlink r:id="rId16" w:anchor="_Toc484788648" w:history="1">
        <w:r w:rsidR="00E215EC" w:rsidRPr="003372BF">
          <w:rPr>
            <w:rStyle w:val="Hyperlink"/>
          </w:rPr>
          <w:t>Figure 4. Wildlife Computers PS</w:t>
        </w:r>
        <w:r w:rsidR="00E215EC">
          <w:rPr>
            <w:rStyle w:val="Hyperlink"/>
          </w:rPr>
          <w:t>AT Bin-Frequency Summary Data.</w:t>
        </w:r>
        <w:r w:rsidR="00E215EC" w:rsidRPr="003372BF">
          <w:rPr>
            <w:rStyle w:val="Hyperlink"/>
          </w:rPr>
          <w:t>.</w:t>
        </w:r>
        <w:r w:rsidR="00E215EC">
          <w:rPr>
            <w:webHidden/>
          </w:rPr>
          <w:tab/>
        </w:r>
        <w:r w:rsidR="00E215EC">
          <w:rPr>
            <w:webHidden/>
          </w:rPr>
          <w:fldChar w:fldCharType="begin"/>
        </w:r>
        <w:r w:rsidR="00E215EC">
          <w:rPr>
            <w:webHidden/>
          </w:rPr>
          <w:instrText xml:space="preserve"> PAGEREF _Toc484788648 \h </w:instrText>
        </w:r>
        <w:r w:rsidR="00E215EC">
          <w:rPr>
            <w:webHidden/>
          </w:rPr>
        </w:r>
        <w:r w:rsidR="00E215EC">
          <w:rPr>
            <w:webHidden/>
          </w:rPr>
          <w:fldChar w:fldCharType="separate"/>
        </w:r>
        <w:r w:rsidR="008A686F">
          <w:rPr>
            <w:webHidden/>
          </w:rPr>
          <w:t>40</w:t>
        </w:r>
        <w:r w:rsidR="00E215EC">
          <w:rPr>
            <w:webHidden/>
          </w:rPr>
          <w:fldChar w:fldCharType="end"/>
        </w:r>
      </w:hyperlink>
    </w:p>
    <w:p w14:paraId="39BC1C31" w14:textId="77777777" w:rsidR="00E215EC" w:rsidRDefault="004F096E">
      <w:pPr>
        <w:pStyle w:val="TableofFigures"/>
        <w:rPr>
          <w:rFonts w:asciiTheme="minorHAnsi" w:eastAsiaTheme="minorEastAsia" w:hAnsiTheme="minorHAnsi" w:cstheme="minorBidi"/>
          <w:sz w:val="22"/>
          <w:lang w:eastAsia="en-US"/>
        </w:rPr>
      </w:pPr>
      <w:hyperlink r:id="rId17" w:anchor="_Toc484788649" w:history="1">
        <w:r w:rsidR="00E215EC" w:rsidRPr="003372BF">
          <w:rPr>
            <w:rStyle w:val="Hyperlink"/>
          </w:rPr>
          <w:t>Figure 5. Wildlife Computers PSAT Summary PDT Data.  .</w:t>
        </w:r>
        <w:r w:rsidR="00E215EC">
          <w:rPr>
            <w:webHidden/>
          </w:rPr>
          <w:tab/>
        </w:r>
        <w:r w:rsidR="00E215EC">
          <w:rPr>
            <w:webHidden/>
          </w:rPr>
          <w:fldChar w:fldCharType="begin"/>
        </w:r>
        <w:r w:rsidR="00E215EC">
          <w:rPr>
            <w:webHidden/>
          </w:rPr>
          <w:instrText xml:space="preserve"> PAGEREF _Toc484788649 \h </w:instrText>
        </w:r>
        <w:r w:rsidR="00E215EC">
          <w:rPr>
            <w:webHidden/>
          </w:rPr>
        </w:r>
        <w:r w:rsidR="00E215EC">
          <w:rPr>
            <w:webHidden/>
          </w:rPr>
          <w:fldChar w:fldCharType="separate"/>
        </w:r>
        <w:r w:rsidR="008A686F">
          <w:rPr>
            <w:webHidden/>
          </w:rPr>
          <w:t>40</w:t>
        </w:r>
        <w:r w:rsidR="00E215EC">
          <w:rPr>
            <w:webHidden/>
          </w:rPr>
          <w:fldChar w:fldCharType="end"/>
        </w:r>
      </w:hyperlink>
    </w:p>
    <w:p w14:paraId="0092437E" w14:textId="77777777" w:rsidR="00CD1DBD" w:rsidRPr="001F0E27" w:rsidRDefault="009D1B35" w:rsidP="00CD1DBD">
      <w:pPr>
        <w:tabs>
          <w:tab w:val="left" w:pos="1440"/>
          <w:tab w:val="right" w:leader="dot" w:pos="8640"/>
        </w:tabs>
        <w:jc w:val="left"/>
        <w:rPr>
          <w:rFonts w:asciiTheme="majorHAnsi" w:hAnsiTheme="majorHAnsi" w:cs="Arial"/>
          <w:sz w:val="32"/>
          <w:szCs w:val="32"/>
        </w:rPr>
        <w:sectPr w:rsidR="00CD1DBD" w:rsidRPr="001F0E27" w:rsidSect="002235F6">
          <w:footerReference w:type="even" r:id="rId18"/>
          <w:footerReference w:type="default" r:id="rId19"/>
          <w:footnotePr>
            <w:pos w:val="beneathText"/>
          </w:footnotePr>
          <w:pgSz w:w="12240" w:h="15840" w:code="1"/>
          <w:pgMar w:top="1152" w:right="1440" w:bottom="720" w:left="1440" w:header="720" w:footer="720" w:gutter="0"/>
          <w:cols w:space="720"/>
          <w:titlePg/>
        </w:sectPr>
      </w:pPr>
      <w:r>
        <w:rPr>
          <w:rFonts w:asciiTheme="majorHAnsi" w:eastAsia="Times" w:hAnsiTheme="majorHAnsi" w:cs="Arial"/>
          <w:noProof/>
          <w:sz w:val="32"/>
          <w:szCs w:val="32"/>
          <w:lang w:eastAsia="ja-JP"/>
        </w:rPr>
        <w:fldChar w:fldCharType="end"/>
      </w:r>
    </w:p>
    <w:p w14:paraId="0633FB63" w14:textId="77777777" w:rsidR="0090443A" w:rsidRDefault="00E71040" w:rsidP="00361557">
      <w:pPr>
        <w:pStyle w:val="Heading1"/>
      </w:pPr>
      <w:bookmarkStart w:id="19" w:name="_Toc265230062"/>
      <w:bookmarkStart w:id="20" w:name="_Toc265230609"/>
      <w:bookmarkStart w:id="21" w:name="_Toc265230063"/>
      <w:bookmarkStart w:id="22" w:name="_Toc265230610"/>
      <w:bookmarkStart w:id="23" w:name="_Toc265230064"/>
      <w:bookmarkStart w:id="24" w:name="_Toc265230611"/>
      <w:bookmarkStart w:id="25" w:name="_Toc265230065"/>
      <w:bookmarkStart w:id="26" w:name="_Toc265230612"/>
      <w:bookmarkStart w:id="27" w:name="_Toc265230067"/>
      <w:bookmarkStart w:id="28" w:name="_Toc265230614"/>
      <w:bookmarkStart w:id="29" w:name="_Toc265230071"/>
      <w:bookmarkStart w:id="30" w:name="_Toc265230618"/>
      <w:bookmarkStart w:id="31" w:name="_Toc265230072"/>
      <w:bookmarkStart w:id="32" w:name="_Toc265230619"/>
      <w:bookmarkStart w:id="33" w:name="_Toc265230073"/>
      <w:bookmarkStart w:id="34" w:name="_Toc265230620"/>
      <w:bookmarkStart w:id="35" w:name="_Toc265230074"/>
      <w:bookmarkStart w:id="36" w:name="_Toc265230621"/>
      <w:bookmarkStart w:id="37" w:name="_Toc265230076"/>
      <w:bookmarkStart w:id="38" w:name="_Toc265230623"/>
      <w:bookmarkStart w:id="39" w:name="_Toc265230078"/>
      <w:bookmarkStart w:id="40" w:name="_Toc265230625"/>
      <w:bookmarkStart w:id="41" w:name="_Toc265230079"/>
      <w:bookmarkStart w:id="42" w:name="_Toc265230626"/>
      <w:bookmarkStart w:id="43" w:name="_Toc265230080"/>
      <w:bookmarkStart w:id="44" w:name="_Toc265230627"/>
      <w:bookmarkStart w:id="45" w:name="_Toc265230081"/>
      <w:bookmarkStart w:id="46" w:name="_Toc265230628"/>
      <w:bookmarkStart w:id="47" w:name="_Toc265230082"/>
      <w:bookmarkStart w:id="48" w:name="_Toc265230629"/>
      <w:bookmarkStart w:id="49" w:name="_Toc265230083"/>
      <w:bookmarkStart w:id="50" w:name="_Toc265230630"/>
      <w:bookmarkStart w:id="51" w:name="_Toc265230085"/>
      <w:bookmarkStart w:id="52" w:name="_Toc265230632"/>
      <w:bookmarkStart w:id="53" w:name="_Toc265230086"/>
      <w:bookmarkStart w:id="54" w:name="_Toc265230633"/>
      <w:bookmarkStart w:id="55" w:name="_Toc265230087"/>
      <w:bookmarkStart w:id="56" w:name="_Toc265230634"/>
      <w:bookmarkStart w:id="57" w:name="_Toc265230088"/>
      <w:bookmarkStart w:id="58" w:name="_Toc265230635"/>
      <w:bookmarkStart w:id="59" w:name="_Toc265230089"/>
      <w:bookmarkStart w:id="60" w:name="_Toc265230636"/>
      <w:bookmarkStart w:id="61" w:name="_Toc265230090"/>
      <w:bookmarkStart w:id="62" w:name="_Toc265230637"/>
      <w:bookmarkStart w:id="63" w:name="_Toc265230092"/>
      <w:bookmarkStart w:id="64" w:name="_Toc265230639"/>
      <w:bookmarkStart w:id="65" w:name="_Toc265230093"/>
      <w:bookmarkStart w:id="66" w:name="_Toc265230640"/>
      <w:bookmarkStart w:id="67" w:name="_Toc265230094"/>
      <w:bookmarkStart w:id="68" w:name="_Toc265230641"/>
      <w:bookmarkStart w:id="69" w:name="_Toc265230295"/>
      <w:bookmarkStart w:id="70" w:name="_Toc265230842"/>
      <w:bookmarkStart w:id="71" w:name="_Toc265230315"/>
      <w:bookmarkStart w:id="72" w:name="_Toc265230862"/>
      <w:bookmarkStart w:id="73" w:name="_Toc265230316"/>
      <w:bookmarkStart w:id="74" w:name="_Toc265230863"/>
      <w:bookmarkStart w:id="75" w:name="_Toc265230319"/>
      <w:bookmarkStart w:id="76" w:name="_Toc265230866"/>
      <w:bookmarkStart w:id="77" w:name="_Toc265230323"/>
      <w:bookmarkStart w:id="78" w:name="_Toc265230870"/>
      <w:bookmarkStart w:id="79" w:name="_Toc265230327"/>
      <w:bookmarkStart w:id="80" w:name="_Toc265230874"/>
      <w:bookmarkStart w:id="81" w:name="_Toc265230329"/>
      <w:bookmarkStart w:id="82" w:name="_Toc265230876"/>
      <w:bookmarkStart w:id="83" w:name="_Toc265230332"/>
      <w:bookmarkStart w:id="84" w:name="_Toc265230879"/>
      <w:bookmarkStart w:id="85" w:name="_Toc41703674"/>
      <w:bookmarkStart w:id="86" w:name="_Toc41703675"/>
      <w:bookmarkStart w:id="87" w:name="_Toc265230336"/>
      <w:bookmarkStart w:id="88" w:name="_Toc265230883"/>
      <w:bookmarkStart w:id="89" w:name="_Toc265230340"/>
      <w:bookmarkStart w:id="90" w:name="_Toc265230887"/>
      <w:bookmarkStart w:id="91" w:name="_Toc265230344"/>
      <w:bookmarkStart w:id="92" w:name="_Toc265230891"/>
      <w:bookmarkStart w:id="93" w:name="_Toc265230346"/>
      <w:bookmarkStart w:id="94" w:name="_Toc265230893"/>
      <w:bookmarkStart w:id="95" w:name="_Toc265230347"/>
      <w:bookmarkStart w:id="96" w:name="_Toc265230894"/>
      <w:bookmarkStart w:id="97" w:name="_Toc265230362"/>
      <w:bookmarkStart w:id="98" w:name="_Toc265230909"/>
      <w:bookmarkStart w:id="99" w:name="_Toc265230367"/>
      <w:bookmarkStart w:id="100" w:name="_Toc265230914"/>
      <w:bookmarkStart w:id="101" w:name="_Toc265230370"/>
      <w:bookmarkStart w:id="102" w:name="_Toc265230917"/>
      <w:bookmarkStart w:id="103" w:name="_Toc265230373"/>
      <w:bookmarkStart w:id="104" w:name="_Toc265230920"/>
      <w:bookmarkStart w:id="105" w:name="_Toc265230376"/>
      <w:bookmarkStart w:id="106" w:name="_Toc265230923"/>
      <w:bookmarkStart w:id="107" w:name="_Toc265230379"/>
      <w:bookmarkStart w:id="108" w:name="_Toc265230926"/>
      <w:bookmarkStart w:id="109" w:name="_Toc265230382"/>
      <w:bookmarkStart w:id="110" w:name="_Toc265230929"/>
      <w:bookmarkStart w:id="111" w:name="_Toc265230389"/>
      <w:bookmarkStart w:id="112" w:name="_Toc265230936"/>
      <w:bookmarkStart w:id="113" w:name="_Toc265230394"/>
      <w:bookmarkStart w:id="114" w:name="_Toc265230941"/>
      <w:bookmarkStart w:id="115" w:name="_Toc265230395"/>
      <w:bookmarkStart w:id="116" w:name="_Toc265230942"/>
      <w:bookmarkStart w:id="117" w:name="_Toc265230397"/>
      <w:bookmarkStart w:id="118" w:name="_Toc265230944"/>
      <w:bookmarkStart w:id="119" w:name="_Toc265230398"/>
      <w:bookmarkStart w:id="120" w:name="_Toc265230945"/>
      <w:bookmarkStart w:id="121" w:name="_Toc265230400"/>
      <w:bookmarkStart w:id="122" w:name="_Toc265230947"/>
      <w:bookmarkStart w:id="123" w:name="_Toc265230401"/>
      <w:bookmarkStart w:id="124" w:name="_Toc265230948"/>
      <w:bookmarkStart w:id="125" w:name="_Toc265230403"/>
      <w:bookmarkStart w:id="126" w:name="_Toc265230950"/>
      <w:bookmarkStart w:id="127" w:name="_Toc265230404"/>
      <w:bookmarkStart w:id="128" w:name="_Toc265230951"/>
      <w:bookmarkStart w:id="129" w:name="_Toc265230406"/>
      <w:bookmarkStart w:id="130" w:name="_Toc265230953"/>
      <w:bookmarkStart w:id="131" w:name="_Toc265230407"/>
      <w:bookmarkStart w:id="132" w:name="_Toc265230954"/>
      <w:bookmarkStart w:id="133" w:name="_Toc265230409"/>
      <w:bookmarkStart w:id="134" w:name="_Toc265230956"/>
      <w:bookmarkStart w:id="135" w:name="_Toc265230410"/>
      <w:bookmarkStart w:id="136" w:name="_Toc265230957"/>
      <w:bookmarkStart w:id="137" w:name="_Toc265230412"/>
      <w:bookmarkStart w:id="138" w:name="_Toc265230959"/>
      <w:bookmarkStart w:id="139" w:name="_Toc265230413"/>
      <w:bookmarkStart w:id="140" w:name="_Toc265230960"/>
      <w:bookmarkStart w:id="141" w:name="_Toc265230415"/>
      <w:bookmarkStart w:id="142" w:name="_Toc265230962"/>
      <w:bookmarkStart w:id="143" w:name="_Toc265230416"/>
      <w:bookmarkStart w:id="144" w:name="_Toc265230963"/>
      <w:bookmarkStart w:id="145" w:name="_Toc265230418"/>
      <w:bookmarkStart w:id="146" w:name="_Toc265230965"/>
      <w:bookmarkStart w:id="147" w:name="_Toc265230419"/>
      <w:bookmarkStart w:id="148" w:name="_Toc265230966"/>
      <w:bookmarkStart w:id="149" w:name="_Toc265230420"/>
      <w:bookmarkStart w:id="150" w:name="_Toc265230967"/>
      <w:bookmarkStart w:id="151" w:name="_Toc265230421"/>
      <w:bookmarkStart w:id="152" w:name="_Toc265230968"/>
      <w:bookmarkStart w:id="153" w:name="_Toc265230422"/>
      <w:bookmarkStart w:id="154" w:name="_Toc265230969"/>
      <w:bookmarkStart w:id="155" w:name="_Toc265230424"/>
      <w:bookmarkStart w:id="156" w:name="_Toc265230971"/>
      <w:bookmarkStart w:id="157" w:name="_Toc265230425"/>
      <w:bookmarkStart w:id="158" w:name="_Toc265230972"/>
      <w:bookmarkStart w:id="159" w:name="_Toc265230426"/>
      <w:bookmarkStart w:id="160" w:name="_Toc265230973"/>
      <w:bookmarkStart w:id="161" w:name="_Toc265230427"/>
      <w:bookmarkStart w:id="162" w:name="_Toc265230974"/>
      <w:bookmarkStart w:id="163" w:name="_Toc265230428"/>
      <w:bookmarkStart w:id="164" w:name="_Toc265230975"/>
      <w:bookmarkStart w:id="165" w:name="_Toc265230430"/>
      <w:bookmarkStart w:id="166" w:name="_Toc265230977"/>
      <w:bookmarkStart w:id="167" w:name="_Toc265230431"/>
      <w:bookmarkStart w:id="168" w:name="_Toc265230978"/>
      <w:bookmarkStart w:id="169" w:name="_Toc265230432"/>
      <w:bookmarkStart w:id="170" w:name="_Toc265230979"/>
      <w:bookmarkStart w:id="171" w:name="_Toc265230433"/>
      <w:bookmarkStart w:id="172" w:name="_Toc265230980"/>
      <w:bookmarkStart w:id="173" w:name="_Toc265230434"/>
      <w:bookmarkStart w:id="174" w:name="_Toc265230981"/>
      <w:bookmarkStart w:id="175" w:name="_Toc265230435"/>
      <w:bookmarkStart w:id="176" w:name="_Toc265230982"/>
      <w:bookmarkStart w:id="177" w:name="_Toc265230436"/>
      <w:bookmarkStart w:id="178" w:name="_Toc265230983"/>
      <w:bookmarkStart w:id="179" w:name="_Toc265230437"/>
      <w:bookmarkStart w:id="180" w:name="_Toc265230984"/>
      <w:bookmarkStart w:id="181" w:name="_Toc265230438"/>
      <w:bookmarkStart w:id="182" w:name="_Toc265230985"/>
      <w:bookmarkStart w:id="183" w:name="_Toc265230439"/>
      <w:bookmarkStart w:id="184" w:name="_Toc265230986"/>
      <w:bookmarkStart w:id="185" w:name="_Toc265230440"/>
      <w:bookmarkStart w:id="186" w:name="_Toc265230987"/>
      <w:bookmarkStart w:id="187" w:name="_Toc265230448"/>
      <w:bookmarkStart w:id="188" w:name="_Toc265230995"/>
      <w:bookmarkStart w:id="189" w:name="_Toc265230451"/>
      <w:bookmarkStart w:id="190" w:name="_Toc265230998"/>
      <w:bookmarkStart w:id="191" w:name="_Toc265230452"/>
      <w:bookmarkStart w:id="192" w:name="_Toc265230999"/>
      <w:bookmarkStart w:id="193" w:name="_Toc265230453"/>
      <w:bookmarkStart w:id="194" w:name="_Toc265231000"/>
      <w:bookmarkStart w:id="195" w:name="_Toc265230455"/>
      <w:bookmarkStart w:id="196" w:name="_Toc265231002"/>
      <w:bookmarkStart w:id="197" w:name="_Toc265230456"/>
      <w:bookmarkStart w:id="198" w:name="_Toc265231003"/>
      <w:bookmarkStart w:id="199" w:name="_Toc265230457"/>
      <w:bookmarkStart w:id="200" w:name="_Toc265231004"/>
      <w:bookmarkStart w:id="201" w:name="_Toc265230458"/>
      <w:bookmarkStart w:id="202" w:name="_Toc265231005"/>
      <w:bookmarkStart w:id="203" w:name="_Toc265230459"/>
      <w:bookmarkStart w:id="204" w:name="_Toc265231006"/>
      <w:bookmarkStart w:id="205" w:name="_Toc265230461"/>
      <w:bookmarkStart w:id="206" w:name="_Toc265231008"/>
      <w:bookmarkStart w:id="207" w:name="_Toc265230462"/>
      <w:bookmarkStart w:id="208" w:name="_Toc265231009"/>
      <w:bookmarkStart w:id="209" w:name="_Toc265230463"/>
      <w:bookmarkStart w:id="210" w:name="_Toc265231010"/>
      <w:bookmarkStart w:id="211" w:name="_Toc265230464"/>
      <w:bookmarkStart w:id="212" w:name="_Toc265231011"/>
      <w:bookmarkStart w:id="213" w:name="_Toc265230466"/>
      <w:bookmarkStart w:id="214" w:name="_Toc265231013"/>
      <w:bookmarkStart w:id="215" w:name="_Toc265230467"/>
      <w:bookmarkStart w:id="216" w:name="_Toc265231014"/>
      <w:bookmarkStart w:id="217" w:name="_Toc265230468"/>
      <w:bookmarkStart w:id="218" w:name="_Toc265231015"/>
      <w:bookmarkStart w:id="219" w:name="_Toc265230470"/>
      <w:bookmarkStart w:id="220" w:name="_Toc265231017"/>
      <w:bookmarkStart w:id="221" w:name="_Toc265230471"/>
      <w:bookmarkStart w:id="222" w:name="_Toc265231018"/>
      <w:bookmarkStart w:id="223" w:name="_Toc265230472"/>
      <w:bookmarkStart w:id="224" w:name="_Toc265231019"/>
      <w:bookmarkStart w:id="225" w:name="_Toc265230473"/>
      <w:bookmarkStart w:id="226" w:name="_Toc265231020"/>
      <w:bookmarkStart w:id="227" w:name="_Toc265230474"/>
      <w:bookmarkStart w:id="228" w:name="_Toc265231021"/>
      <w:bookmarkStart w:id="229" w:name="_Toc265230478"/>
      <w:bookmarkStart w:id="230" w:name="_Toc265231025"/>
      <w:bookmarkStart w:id="231" w:name="_Toc265230479"/>
      <w:bookmarkStart w:id="232" w:name="_Toc265231026"/>
      <w:bookmarkStart w:id="233" w:name="_Toc265230480"/>
      <w:bookmarkStart w:id="234" w:name="_Toc265231027"/>
      <w:bookmarkStart w:id="235" w:name="_Toc265230481"/>
      <w:bookmarkStart w:id="236" w:name="_Toc265231028"/>
      <w:bookmarkStart w:id="237" w:name="_Toc265230482"/>
      <w:bookmarkStart w:id="238" w:name="_Toc265231029"/>
      <w:bookmarkStart w:id="239" w:name="_Toc265230489"/>
      <w:bookmarkStart w:id="240" w:name="_Toc265231036"/>
      <w:bookmarkStart w:id="241" w:name="_Toc265230494"/>
      <w:bookmarkStart w:id="242" w:name="_Toc265231041"/>
      <w:bookmarkStart w:id="243" w:name="_Toc265230496"/>
      <w:bookmarkStart w:id="244" w:name="_Toc265231043"/>
      <w:bookmarkStart w:id="245" w:name="_Toc265230498"/>
      <w:bookmarkStart w:id="246" w:name="_Toc265231045"/>
      <w:bookmarkStart w:id="247" w:name="_Toc265230500"/>
      <w:bookmarkStart w:id="248" w:name="_Toc265231047"/>
      <w:bookmarkStart w:id="249" w:name="_Toc265230501"/>
      <w:bookmarkStart w:id="250" w:name="_Toc265231048"/>
      <w:bookmarkStart w:id="251" w:name="_Toc265230502"/>
      <w:bookmarkStart w:id="252" w:name="_Toc265231049"/>
      <w:bookmarkStart w:id="253" w:name="_Toc265230510"/>
      <w:bookmarkStart w:id="254" w:name="_Toc265231057"/>
      <w:bookmarkStart w:id="255" w:name="_Toc265230511"/>
      <w:bookmarkStart w:id="256" w:name="_Toc265231058"/>
      <w:bookmarkStart w:id="257" w:name="_Toc265230515"/>
      <w:bookmarkStart w:id="258" w:name="_Toc265231062"/>
      <w:bookmarkStart w:id="259" w:name="_Toc265230518"/>
      <w:bookmarkStart w:id="260" w:name="_Toc265231065"/>
      <w:bookmarkStart w:id="261" w:name="_Toc265230519"/>
      <w:bookmarkStart w:id="262" w:name="_Toc265231066"/>
      <w:bookmarkStart w:id="263" w:name="_Toc265230524"/>
      <w:bookmarkStart w:id="264" w:name="_Toc265231071"/>
      <w:bookmarkStart w:id="265" w:name="_Toc265230525"/>
      <w:bookmarkStart w:id="266" w:name="_Toc265231072"/>
      <w:bookmarkStart w:id="267" w:name="_Toc265230526"/>
      <w:bookmarkStart w:id="268" w:name="_Toc265231073"/>
      <w:bookmarkStart w:id="269" w:name="_Toc265230527"/>
      <w:bookmarkStart w:id="270" w:name="_Toc265231074"/>
      <w:bookmarkStart w:id="271" w:name="_Toc265230529"/>
      <w:bookmarkStart w:id="272" w:name="_Toc265231076"/>
      <w:bookmarkStart w:id="273" w:name="_Toc265230530"/>
      <w:bookmarkStart w:id="274" w:name="_Toc265231077"/>
      <w:bookmarkStart w:id="275" w:name="_Toc265230531"/>
      <w:bookmarkStart w:id="276" w:name="_Toc265231078"/>
      <w:bookmarkStart w:id="277" w:name="_Toc20488809"/>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r>
        <w:lastRenderedPageBreak/>
        <w:t>Overview</w:t>
      </w:r>
      <w:bookmarkEnd w:id="277"/>
    </w:p>
    <w:p w14:paraId="133FCACD" w14:textId="77777777" w:rsidR="00044D7F" w:rsidRDefault="00A84E45" w:rsidP="00F6733E">
      <w:r w:rsidRPr="00FC1C2C">
        <w:t>OIIP</w:t>
      </w:r>
      <w:r>
        <w:t xml:space="preserve"> </w:t>
      </w:r>
      <w:r w:rsidR="00FC1C2C">
        <w:t xml:space="preserve">(Oceanographic In-situ data Interoperability Project) </w:t>
      </w:r>
      <w:r>
        <w:t>is a NASA/ACCESS technology development project that seeks to e</w:t>
      </w:r>
      <w:r w:rsidRPr="00F42083">
        <w:t>xtend available (higher TRL) technologies</w:t>
      </w:r>
      <w:r w:rsidR="00814B6F">
        <w:t xml:space="preserve">, including the </w:t>
      </w:r>
      <w:hyperlink r:id="rId20" w:history="1">
        <w:r w:rsidR="00814B6F" w:rsidRPr="00814B6F">
          <w:rPr>
            <w:rStyle w:val="Hyperlink"/>
          </w:rPr>
          <w:t>NCEI netCDF in-situ data</w:t>
        </w:r>
        <w:r w:rsidRPr="00814B6F">
          <w:rPr>
            <w:rStyle w:val="Hyperlink"/>
          </w:rPr>
          <w:t xml:space="preserve"> templates</w:t>
        </w:r>
      </w:hyperlink>
      <w:r>
        <w:t>,</w:t>
      </w:r>
      <w:r w:rsidRPr="00F42083">
        <w:t xml:space="preserve"> to address key interoperability and data challenges associated with oceanographic </w:t>
      </w:r>
      <w:r w:rsidRPr="00C71DFA">
        <w:rPr>
          <w:i/>
        </w:rPr>
        <w:t xml:space="preserve">in situ </w:t>
      </w:r>
      <w:r w:rsidRPr="00F42083">
        <w:t>datasets, focusing on marine animal electronic tagging data as a representative (but also more challenging) use case</w:t>
      </w:r>
      <w:r>
        <w:t xml:space="preserve">.  Previous documentation produced by the OIIP project </w:t>
      </w:r>
      <w:r w:rsidR="00FC1C2C">
        <w:t xml:space="preserve">and published </w:t>
      </w:r>
      <w:hyperlink r:id="rId21" w:history="1">
        <w:r w:rsidR="00FC1C2C" w:rsidRPr="00FC1C2C">
          <w:rPr>
            <w:rStyle w:val="Hyperlink"/>
          </w:rPr>
          <w:t>online</w:t>
        </w:r>
      </w:hyperlink>
      <w:r w:rsidR="00FC1C2C">
        <w:t xml:space="preserve"> </w:t>
      </w:r>
      <w:r>
        <w:t>has reviewed the applicabi</w:t>
      </w:r>
      <w:r w:rsidR="00513E1C">
        <w:t>lity of the NCEI netCDF templat</w:t>
      </w:r>
      <w:r>
        <w:t xml:space="preserve">e to </w:t>
      </w:r>
      <w:r w:rsidR="00044D7F">
        <w:t>support the suite of (non-acoustic) electronic data produced by the range of tag manufacturers [</w:t>
      </w:r>
      <w:hyperlink r:id="rId22" w:history="1">
        <w:r w:rsidR="00044D7F" w:rsidRPr="00044D7F">
          <w:rPr>
            <w:rStyle w:val="Hyperlink"/>
          </w:rPr>
          <w:t>1</w:t>
        </w:r>
      </w:hyperlink>
      <w:r w:rsidR="00044D7F">
        <w:t xml:space="preserve">].  We have also </w:t>
      </w:r>
      <w:r w:rsidR="00ED0A3E">
        <w:t>proposed</w:t>
      </w:r>
      <w:r w:rsidR="00044D7F">
        <w:t xml:space="preserve"> extensions, based on expert tagging community input, </w:t>
      </w:r>
      <w:r w:rsidR="00ED0A3E">
        <w:t>enabling</w:t>
      </w:r>
      <w:r w:rsidR="00044D7F">
        <w:t xml:space="preserve"> support </w:t>
      </w:r>
      <w:r w:rsidR="00513E1C">
        <w:t>for</w:t>
      </w:r>
      <w:r w:rsidR="00044D7F">
        <w:t xml:space="preserve"> rich</w:t>
      </w:r>
      <w:r w:rsidR="00513E1C">
        <w:t>er</w:t>
      </w:r>
      <w:r w:rsidR="00044D7F">
        <w:t xml:space="preserve"> sets of domain specific metadata for inclusion in such self-describing electronic tagging data files</w:t>
      </w:r>
      <w:r w:rsidR="00ED0A3E">
        <w:t xml:space="preserve"> </w:t>
      </w:r>
      <w:r w:rsidR="00044D7F">
        <w:t>[</w:t>
      </w:r>
      <w:hyperlink r:id="rId23" w:history="1">
        <w:r w:rsidR="00044D7F" w:rsidRPr="00044D7F">
          <w:rPr>
            <w:rStyle w:val="Hyperlink"/>
          </w:rPr>
          <w:t>2</w:t>
        </w:r>
      </w:hyperlink>
      <w:r w:rsidR="00044D7F">
        <w:t>]</w:t>
      </w:r>
      <w:r w:rsidR="003A19FD">
        <w:t xml:space="preserve">. </w:t>
      </w:r>
      <w:r w:rsidR="00513E1C">
        <w:t>The latter</w:t>
      </w:r>
      <w:r w:rsidR="00FC1C2C">
        <w:t>, which is important</w:t>
      </w:r>
      <w:r w:rsidR="008D7835">
        <w:t xml:space="preserve"> in that it embeds the necessary information necessary for the correct interpretation, </w:t>
      </w:r>
      <w:r w:rsidR="00ED0A3E">
        <w:t xml:space="preserve">science </w:t>
      </w:r>
      <w:r w:rsidR="008D7835">
        <w:t>utilization and long-term preservation of the instrument data,</w:t>
      </w:r>
      <w:r w:rsidR="00513E1C">
        <w:t xml:space="preserve"> includes</w:t>
      </w:r>
      <w:r w:rsidR="003A19FD">
        <w:t xml:space="preserve"> a specific</w:t>
      </w:r>
      <w:r w:rsidR="00513E1C">
        <w:t xml:space="preserve">ation for the packaging of such rich </w:t>
      </w:r>
      <w:r w:rsidR="003A19FD">
        <w:t>metadata consistent with the latest Earth Science data interoperability standards</w:t>
      </w:r>
      <w:r w:rsidR="00513E1C">
        <w:t xml:space="preserve"> and next generation CF2.0 enhancement</w:t>
      </w:r>
      <w:r w:rsidR="008D7835">
        <w:t>s</w:t>
      </w:r>
      <w:r w:rsidR="00513E1C">
        <w:t>.</w:t>
      </w:r>
    </w:p>
    <w:p w14:paraId="1153E48A" w14:textId="77777777" w:rsidR="003A19FD" w:rsidRDefault="003A19FD" w:rsidP="00F6733E"/>
    <w:p w14:paraId="5A732FF8" w14:textId="77777777" w:rsidR="002940BE" w:rsidRDefault="003A19FD" w:rsidP="00F6733E">
      <w:r>
        <w:t xml:space="preserve">Here we take the next step, and provide detailed </w:t>
      </w:r>
      <w:r w:rsidR="00493BD8">
        <w:t xml:space="preserve">technical </w:t>
      </w:r>
      <w:r>
        <w:t>specifications o</w:t>
      </w:r>
      <w:r w:rsidR="00493BD8">
        <w:t>n</w:t>
      </w:r>
      <w:r>
        <w:t xml:space="preserve"> how the range of </w:t>
      </w:r>
      <w:r w:rsidR="00513E1C">
        <w:t xml:space="preserve">key </w:t>
      </w:r>
      <w:r>
        <w:t xml:space="preserve">tagging data </w:t>
      </w:r>
      <w:r w:rsidR="00A04B2C">
        <w:t>t</w:t>
      </w:r>
      <w:r w:rsidR="00ED0A3E">
        <w:t xml:space="preserve">ype classes - </w:t>
      </w:r>
      <w:r w:rsidR="00513E1C">
        <w:t xml:space="preserve">satellite positional, </w:t>
      </w:r>
      <w:r>
        <w:t>archival and retrieved popup satellite archival (PSAT)</w:t>
      </w:r>
      <w:r w:rsidR="00513E1C">
        <w:t xml:space="preserve"> trajectory</w:t>
      </w:r>
      <w:r>
        <w:t xml:space="preserve"> series</w:t>
      </w:r>
      <w:r w:rsidR="00513E1C">
        <w:t>, an</w:t>
      </w:r>
      <w:r w:rsidR="00ED0A3E">
        <w:t>d PSAT transmitted summary data -</w:t>
      </w:r>
      <w:r w:rsidR="002940BE">
        <w:t xml:space="preserve"> </w:t>
      </w:r>
      <w:r w:rsidR="00493BD8">
        <w:t xml:space="preserve">can be encoded </w:t>
      </w:r>
      <w:r w:rsidR="00513E1C">
        <w:t>consistent with the aforementioned standards.</w:t>
      </w:r>
      <w:r w:rsidR="002940BE">
        <w:t xml:space="preserve"> This is important because it </w:t>
      </w:r>
      <w:r w:rsidR="00493BD8">
        <w:t>provides a practical roadmap that will bring</w:t>
      </w:r>
      <w:r w:rsidR="002940BE">
        <w:t xml:space="preserve"> tagging data into direct alignment with a common data interoperability framework being used for ocean observations ranging from satellite and remotely sensed airborne observations to measurements from diverse </w:t>
      </w:r>
      <w:r w:rsidR="00493BD8">
        <w:t>in-situ assets.  The latter</w:t>
      </w:r>
      <w:r w:rsidR="00A0384B">
        <w:t xml:space="preserve"> </w:t>
      </w:r>
      <w:r w:rsidR="00493BD8">
        <w:t>includes</w:t>
      </w:r>
      <w:r w:rsidR="00A0384B">
        <w:t xml:space="preserve"> gliders </w:t>
      </w:r>
      <w:r w:rsidR="00493BD8">
        <w:t xml:space="preserve">and other such instrument platforms </w:t>
      </w:r>
      <w:r w:rsidR="00A0384B">
        <w:t>that share similar spatial geometry sampling characteristics as tagged animals.</w:t>
      </w:r>
      <w:r w:rsidR="00765597">
        <w:t xml:space="preserve">  The future successful </w:t>
      </w:r>
      <w:r w:rsidR="00A13A0C">
        <w:t>inclusion</w:t>
      </w:r>
      <w:r w:rsidR="00765597">
        <w:t xml:space="preserve"> of animal telemetry data </w:t>
      </w:r>
      <w:r w:rsidR="00A13A0C">
        <w:t>as new and valuable element of this integrated ocean observing system in support of a whole suite of applications will hinge upon on the adoption of these common data interoperability standard</w:t>
      </w:r>
      <w:r w:rsidR="00493BD8">
        <w:t xml:space="preserve">s for the production of archive </w:t>
      </w:r>
      <w:r w:rsidR="00A13A0C">
        <w:t>quality instrument data files from electronic tag deployments.</w:t>
      </w:r>
      <w:r w:rsidR="00493BD8">
        <w:t xml:space="preserve">  </w:t>
      </w:r>
      <w:r w:rsidR="00ED0A3E">
        <w:t>There are naturally</w:t>
      </w:r>
      <w:r w:rsidR="00493BD8">
        <w:t xml:space="preserve"> nuances to the animal telemetry data which </w:t>
      </w:r>
      <w:r w:rsidR="00ED0A3E">
        <w:t xml:space="preserve">that </w:t>
      </w:r>
      <w:r w:rsidR="00F12205">
        <w:t xml:space="preserve">have </w:t>
      </w:r>
      <w:r w:rsidR="00493BD8">
        <w:t>require</w:t>
      </w:r>
      <w:r w:rsidR="00F12205">
        <w:t>d</w:t>
      </w:r>
      <w:r w:rsidR="00493BD8">
        <w:t xml:space="preserve"> some extensions, both </w:t>
      </w:r>
      <w:r w:rsidR="00ED0A3E">
        <w:t>to provide support for both the</w:t>
      </w:r>
      <w:r w:rsidR="00493BD8">
        <w:t xml:space="preserve"> breadth of metadata </w:t>
      </w:r>
      <w:r w:rsidR="00ED0A3E">
        <w:t xml:space="preserve">desired for inclusion in self-describing data file formats </w:t>
      </w:r>
      <w:r w:rsidR="00493BD8">
        <w:t xml:space="preserve">and particular animal </w:t>
      </w:r>
      <w:r w:rsidR="007847DE">
        <w:t>telemetry</w:t>
      </w:r>
      <w:r w:rsidR="00493BD8">
        <w:t xml:space="preserve"> instrument data </w:t>
      </w:r>
      <w:r w:rsidR="007847DE">
        <w:t>representations</w:t>
      </w:r>
      <w:r w:rsidR="00ED0A3E">
        <w:t>.  All of these needs</w:t>
      </w:r>
      <w:r w:rsidR="00F12205">
        <w:t xml:space="preserve"> we have</w:t>
      </w:r>
      <w:r w:rsidR="007847DE">
        <w:t xml:space="preserve"> accounted for</w:t>
      </w:r>
      <w:r w:rsidR="00F12205">
        <w:t xml:space="preserve"> comprehensively</w:t>
      </w:r>
      <w:r w:rsidR="00ED0A3E">
        <w:t>, and the outcome- these netCDF electronic tag template (nc-eTAG)</w:t>
      </w:r>
      <w:r w:rsidR="008D3375">
        <w:t xml:space="preserve"> specifications</w:t>
      </w:r>
      <w:r w:rsidR="007847DE">
        <w:t xml:space="preserve"> are </w:t>
      </w:r>
      <w:r w:rsidR="00F12205">
        <w:t>presented</w:t>
      </w:r>
      <w:r w:rsidR="007847DE">
        <w:t xml:space="preserve"> in this document.</w:t>
      </w:r>
    </w:p>
    <w:p w14:paraId="10042514" w14:textId="77777777" w:rsidR="002940BE" w:rsidRDefault="002940BE" w:rsidP="00F6733E"/>
    <w:p w14:paraId="0A0F301C" w14:textId="77777777" w:rsidR="003A19FD" w:rsidRDefault="00513E1C" w:rsidP="00F6733E">
      <w:r>
        <w:t xml:space="preserve">The </w:t>
      </w:r>
      <w:r w:rsidR="00814B6F">
        <w:t>three</w:t>
      </w:r>
      <w:r w:rsidR="00A13A0C">
        <w:t xml:space="preserve"> detailed </w:t>
      </w:r>
      <w:r>
        <w:t xml:space="preserve">netCDF </w:t>
      </w:r>
      <w:r w:rsidR="002940BE">
        <w:t>CDL</w:t>
      </w:r>
      <w:r w:rsidR="00A13A0C">
        <w:t xml:space="preserve"> (</w:t>
      </w:r>
      <w:hyperlink r:id="rId24" w:history="1">
        <w:r w:rsidR="00A13A0C" w:rsidRPr="00A13A0C">
          <w:rPr>
            <w:rStyle w:val="Hyperlink"/>
          </w:rPr>
          <w:t>Common Data Language</w:t>
        </w:r>
      </w:hyperlink>
      <w:r w:rsidR="00A13A0C">
        <w:t>)</w:t>
      </w:r>
      <w:r w:rsidR="002940BE">
        <w:t xml:space="preserve"> </w:t>
      </w:r>
      <w:r>
        <w:t>templates</w:t>
      </w:r>
      <w:r w:rsidR="002940BE">
        <w:t xml:space="preserve"> </w:t>
      </w:r>
      <w:r w:rsidR="00A13A0C">
        <w:t xml:space="preserve">for (non-acoustic) animal </w:t>
      </w:r>
      <w:r w:rsidR="00814B6F">
        <w:t>telemetry</w:t>
      </w:r>
      <w:r w:rsidR="00A13A0C">
        <w:t xml:space="preserve"> data that we present here provide the </w:t>
      </w:r>
      <w:r w:rsidR="00814B6F">
        <w:t xml:space="preserve">necessary roadmap and </w:t>
      </w:r>
      <w:r w:rsidR="00A13A0C">
        <w:t>engineering specifications</w:t>
      </w:r>
      <w:r w:rsidR="00814B6F">
        <w:t xml:space="preserve"> to encode and produce interoperable instrument data files for the aforementioned three classes of electronic tagging data</w:t>
      </w:r>
      <w:r w:rsidR="00F12205">
        <w:t xml:space="preserve"> types</w:t>
      </w:r>
      <w:r w:rsidR="00814B6F">
        <w:t xml:space="preserve">.  </w:t>
      </w:r>
      <w:r w:rsidR="00205C7D">
        <w:t>The nc-eTAG</w:t>
      </w:r>
      <w:r w:rsidR="00814B6F">
        <w:t xml:space="preserve"> templates </w:t>
      </w:r>
      <w:r w:rsidR="00F12205">
        <w:t xml:space="preserve">will </w:t>
      </w:r>
      <w:r w:rsidR="00814B6F">
        <w:t xml:space="preserve">serve as a valuable resource for data producers, data assembly centers, data archives, and electronic tag instrument manufacturers </w:t>
      </w:r>
      <w:r w:rsidR="00EF1BA5">
        <w:t>wanting to implement archive quality, interoperable data files consistent with Earth Science data standards.</w:t>
      </w:r>
    </w:p>
    <w:p w14:paraId="03B54C5C" w14:textId="77777777" w:rsidR="00F12205" w:rsidRDefault="00F12205">
      <w:pPr>
        <w:spacing w:after="160" w:line="259" w:lineRule="auto"/>
        <w:jc w:val="left"/>
      </w:pPr>
      <w:r>
        <w:br w:type="page"/>
      </w:r>
    </w:p>
    <w:p w14:paraId="5D3F2303" w14:textId="77777777" w:rsidR="00E71040" w:rsidRDefault="00361557" w:rsidP="00361557">
      <w:pPr>
        <w:pStyle w:val="Heading1"/>
      </w:pPr>
      <w:bookmarkStart w:id="278" w:name="_Toc20488810"/>
      <w:r>
        <w:lastRenderedPageBreak/>
        <w:t>Methods</w:t>
      </w:r>
      <w:bookmarkEnd w:id="278"/>
    </w:p>
    <w:p w14:paraId="5A2F0FC4" w14:textId="77777777" w:rsidR="00D84F23" w:rsidRDefault="00302D65" w:rsidP="00D84F23">
      <w:pPr>
        <w:spacing w:after="160" w:line="259" w:lineRule="auto"/>
      </w:pPr>
      <w:r>
        <w:t xml:space="preserve">Foundational </w:t>
      </w:r>
      <w:r w:rsidR="00D84F23">
        <w:t xml:space="preserve">analyses and </w:t>
      </w:r>
      <w:r>
        <w:t xml:space="preserve">background information, documented by OIIP previously and that went into the development of the netCDF </w:t>
      </w:r>
      <w:r w:rsidR="00D84F23">
        <w:t xml:space="preserve">(nc) </w:t>
      </w:r>
      <w:r>
        <w:t>eT</w:t>
      </w:r>
      <w:r w:rsidR="00D84F23">
        <w:t>AG</w:t>
      </w:r>
      <w:r>
        <w:t xml:space="preserve"> (electronic tagging) templates discussed below, will not be repeated here.  Readers should consult those documents for further </w:t>
      </w:r>
      <w:r w:rsidR="00261677">
        <w:t>details</w:t>
      </w:r>
      <w:r w:rsidR="00D84F23">
        <w:t xml:space="preserve"> [</w:t>
      </w:r>
      <w:hyperlink r:id="rId25" w:history="1">
        <w:r w:rsidR="00D84F23" w:rsidRPr="00044D7F">
          <w:rPr>
            <w:rStyle w:val="Hyperlink"/>
          </w:rPr>
          <w:t>1</w:t>
        </w:r>
      </w:hyperlink>
      <w:r w:rsidR="00D84F23">
        <w:t xml:space="preserve">, </w:t>
      </w:r>
      <w:hyperlink r:id="rId26" w:history="1">
        <w:r w:rsidR="00D84F23" w:rsidRPr="00044D7F">
          <w:rPr>
            <w:rStyle w:val="Hyperlink"/>
          </w:rPr>
          <w:t>2</w:t>
        </w:r>
      </w:hyperlink>
      <w:r w:rsidR="00D84F23">
        <w:t>].  Here we present just the key information needed to understand the nc-eTAG template specifications presented below.</w:t>
      </w:r>
    </w:p>
    <w:p w14:paraId="5A7CBEB3" w14:textId="77777777" w:rsidR="00D84F23" w:rsidRDefault="00D84F23" w:rsidP="00E43A30">
      <w:pPr>
        <w:spacing w:after="160" w:line="259" w:lineRule="auto"/>
      </w:pPr>
      <w:r>
        <w:t>The templates are designed to support the range of key tagging data type classes (satellite positional, archival and retrieved popup satellite archival (PSAT) trajectory series, and PSAT transmitted summary data) and associated output data representations being produced by tag manufacturers.  Examples of a representative range of electronic tag dataset types</w:t>
      </w:r>
      <w:r w:rsidR="00E05446">
        <w:t xml:space="preserve"> from different manufacturers that were reviewed prior to nc-eTAG template formulation are summarized in Table 1 below.  These also include datasets involving tag data </w:t>
      </w:r>
      <w:r w:rsidR="00261677">
        <w:t xml:space="preserve">for a given deployment </w:t>
      </w:r>
      <w:r w:rsidR="00557284">
        <w:t>where</w:t>
      </w:r>
      <w:r w:rsidR="00E05446">
        <w:t xml:space="preserve"> instrument outputs </w:t>
      </w:r>
      <w:r w:rsidR="00557284">
        <w:t xml:space="preserve">are </w:t>
      </w:r>
      <w:r w:rsidR="00E05446">
        <w:t>at different or varying measurement freque</w:t>
      </w:r>
      <w:r w:rsidR="00261677">
        <w:t xml:space="preserve">ncies (eg. Periodic high frequency measurement bursts and tag sensors sampling at different frequencies).  Representative examples of manufacturer </w:t>
      </w:r>
      <w:r w:rsidR="00386750">
        <w:t xml:space="preserve">instrument data </w:t>
      </w:r>
      <w:r w:rsidR="00261677">
        <w:t xml:space="preserve">output files </w:t>
      </w:r>
      <w:r w:rsidR="00386750">
        <w:t>associated with</w:t>
      </w:r>
      <w:r w:rsidR="00261677">
        <w:t xml:space="preserve"> the range of tag</w:t>
      </w:r>
      <w:r w:rsidR="00386750">
        <w:t xml:space="preserve"> types that the nc-eTAG templates are designed to support are provided in </w:t>
      </w:r>
      <w:r w:rsidR="003E5276">
        <w:t xml:space="preserve">the </w:t>
      </w:r>
      <w:r w:rsidR="00386750">
        <w:t>Appendix and discussed in more detail in [</w:t>
      </w:r>
      <w:hyperlink r:id="rId27" w:history="1">
        <w:r w:rsidR="00386750" w:rsidRPr="00044D7F">
          <w:rPr>
            <w:rStyle w:val="Hyperlink"/>
          </w:rPr>
          <w:t>1</w:t>
        </w:r>
      </w:hyperlink>
      <w:r w:rsidR="00386750">
        <w:t xml:space="preserve">].  As described therein, metadata natively present with the standards tag manufacturer instrument data file outputs is cursory. The rich </w:t>
      </w:r>
      <w:r w:rsidR="00B15B7B">
        <w:t xml:space="preserve">suite of </w:t>
      </w:r>
      <w:r w:rsidR="00386750">
        <w:t>metadata attributes fully describing aspects of electronic tag instrument deployments are described in [</w:t>
      </w:r>
      <w:hyperlink r:id="rId28" w:history="1">
        <w:r w:rsidR="00386750" w:rsidRPr="00044D7F">
          <w:rPr>
            <w:rStyle w:val="Hyperlink"/>
          </w:rPr>
          <w:t>2</w:t>
        </w:r>
      </w:hyperlink>
      <w:r w:rsidR="00386750">
        <w:t>]</w:t>
      </w:r>
      <w:r w:rsidR="00B15B7B">
        <w:t xml:space="preserve"> together with recommendations on the packaging of such domain metadata within self-describing netCDF data files together with the standard CF and ACDD geospatial metadata attributes.</w:t>
      </w:r>
      <w:r w:rsidR="00A0002A">
        <w:t xml:space="preserve">  Compiled, reviewed and based on inputs </w:t>
      </w:r>
      <w:r w:rsidR="00557284">
        <w:t xml:space="preserve">from </w:t>
      </w:r>
      <w:r w:rsidR="00A0002A">
        <w:t xml:space="preserve">domain experts and tagging practitioners, eTAG metadata are included in the nc-eTAG template specifications below consistent with prior </w:t>
      </w:r>
      <w:r w:rsidR="00557284">
        <w:t xml:space="preserve">our </w:t>
      </w:r>
      <w:r w:rsidR="00A0002A">
        <w:t>recommendations [</w:t>
      </w:r>
      <w:hyperlink r:id="rId29" w:history="1">
        <w:r w:rsidR="00A0002A" w:rsidRPr="00044D7F">
          <w:rPr>
            <w:rStyle w:val="Hyperlink"/>
          </w:rPr>
          <w:t>2</w:t>
        </w:r>
      </w:hyperlink>
      <w:r w:rsidR="00A0002A">
        <w:t>].</w:t>
      </w:r>
    </w:p>
    <w:p w14:paraId="7EACB376" w14:textId="77777777" w:rsidR="00375303" w:rsidRPr="009F289E" w:rsidRDefault="00375303" w:rsidP="00375303">
      <w:pPr>
        <w:spacing w:before="100" w:beforeAutospacing="1" w:after="100" w:afterAutospacing="1" w:line="240" w:lineRule="auto"/>
        <w:jc w:val="left"/>
        <w:rPr>
          <w:rFonts w:asciiTheme="minorHAnsi" w:eastAsia="Times New Roman" w:hAnsiTheme="minorHAnsi"/>
          <w:szCs w:val="20"/>
        </w:rPr>
      </w:pPr>
      <w:bookmarkStart w:id="279" w:name="_Toc20485583"/>
      <w:r w:rsidRPr="00D7349B">
        <w:rPr>
          <w:rFonts w:asciiTheme="minorHAnsi" w:hAnsiTheme="minorHAnsi"/>
          <w:b/>
        </w:rPr>
        <w:t xml:space="preserve">Table </w:t>
      </w:r>
      <w:r w:rsidR="00260839">
        <w:rPr>
          <w:rFonts w:asciiTheme="minorHAnsi" w:hAnsiTheme="minorHAnsi"/>
          <w:b/>
        </w:rPr>
        <w:fldChar w:fldCharType="begin"/>
      </w:r>
      <w:r w:rsidR="00260839">
        <w:rPr>
          <w:rFonts w:asciiTheme="minorHAnsi" w:hAnsiTheme="minorHAnsi"/>
          <w:b/>
        </w:rPr>
        <w:instrText xml:space="preserve"> SEQ Table \* ARABIC </w:instrText>
      </w:r>
      <w:r w:rsidR="00260839">
        <w:rPr>
          <w:rFonts w:asciiTheme="minorHAnsi" w:hAnsiTheme="minorHAnsi"/>
          <w:b/>
        </w:rPr>
        <w:fldChar w:fldCharType="separate"/>
      </w:r>
      <w:r w:rsidR="008A686F">
        <w:rPr>
          <w:rFonts w:asciiTheme="minorHAnsi" w:hAnsiTheme="minorHAnsi"/>
          <w:b/>
          <w:noProof/>
        </w:rPr>
        <w:t>1</w:t>
      </w:r>
      <w:r w:rsidR="00260839">
        <w:rPr>
          <w:rFonts w:asciiTheme="minorHAnsi" w:hAnsiTheme="minorHAnsi"/>
          <w:b/>
        </w:rPr>
        <w:fldChar w:fldCharType="end"/>
      </w:r>
      <w:r w:rsidRPr="00D7349B">
        <w:rPr>
          <w:rFonts w:asciiTheme="minorHAnsi" w:hAnsiTheme="minorHAnsi"/>
          <w:b/>
        </w:rPr>
        <w:t>.</w:t>
      </w:r>
      <w:r w:rsidRPr="00375303">
        <w:rPr>
          <w:rFonts w:asciiTheme="minorHAnsi" w:hAnsiTheme="minorHAnsi"/>
        </w:rPr>
        <w:t xml:space="preserve">  </w:t>
      </w:r>
      <w:r w:rsidRPr="00D7349B">
        <w:rPr>
          <w:rFonts w:asciiTheme="minorHAnsi" w:hAnsiTheme="minorHAnsi"/>
        </w:rPr>
        <w:t>Representative range of sample electronic tag dataset types</w:t>
      </w:r>
      <w:bookmarkEnd w:id="279"/>
      <w:r>
        <w:rPr>
          <w:rFonts w:asciiTheme="minorHAnsi" w:hAnsiTheme="minorHAnsi"/>
          <w:b/>
        </w:rPr>
        <w:t xml:space="preserve"> </w:t>
      </w:r>
    </w:p>
    <w:tbl>
      <w:tblPr>
        <w:tblStyle w:val="GridTable1Light-Accent11"/>
        <w:tblW w:w="9990" w:type="dxa"/>
        <w:tblInd w:w="-365" w:type="dxa"/>
        <w:tblLayout w:type="fixed"/>
        <w:tblLook w:val="04A0" w:firstRow="1" w:lastRow="0" w:firstColumn="1" w:lastColumn="0" w:noHBand="0" w:noVBand="1"/>
      </w:tblPr>
      <w:tblGrid>
        <w:gridCol w:w="1170"/>
        <w:gridCol w:w="739"/>
        <w:gridCol w:w="679"/>
        <w:gridCol w:w="1102"/>
        <w:gridCol w:w="720"/>
        <w:gridCol w:w="1080"/>
        <w:gridCol w:w="1260"/>
        <w:gridCol w:w="1260"/>
        <w:gridCol w:w="695"/>
        <w:gridCol w:w="1285"/>
      </w:tblGrid>
      <w:tr w:rsidR="009F289E" w:rsidRPr="009F289E" w14:paraId="43CFD4D1" w14:textId="77777777" w:rsidTr="003753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426DBF49" w14:textId="77777777" w:rsidR="009F289E" w:rsidRPr="009F289E" w:rsidRDefault="009F289E" w:rsidP="009F289E">
            <w:pPr>
              <w:spacing w:line="240" w:lineRule="auto"/>
              <w:jc w:val="left"/>
              <w:rPr>
                <w:rFonts w:asciiTheme="minorHAnsi" w:eastAsia="Times New Roman" w:hAnsiTheme="minorHAnsi"/>
                <w:sz w:val="16"/>
                <w:szCs w:val="16"/>
              </w:rPr>
            </w:pPr>
            <w:r w:rsidRPr="009F289E">
              <w:rPr>
                <w:rFonts w:asciiTheme="minorHAnsi" w:hAnsiTheme="minorHAnsi"/>
                <w:sz w:val="16"/>
                <w:szCs w:val="16"/>
              </w:rPr>
              <w:t>Manufacturer</w:t>
            </w:r>
          </w:p>
        </w:tc>
        <w:tc>
          <w:tcPr>
            <w:tcW w:w="739" w:type="dxa"/>
          </w:tcPr>
          <w:p w14:paraId="07503275" w14:textId="77777777" w:rsidR="009F289E" w:rsidRPr="009F289E" w:rsidRDefault="009F289E" w:rsidP="009F289E">
            <w:pPr>
              <w:spacing w:line="240" w:lineRule="auto"/>
              <w:jc w:val="left"/>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sz w:val="16"/>
                <w:szCs w:val="16"/>
              </w:rPr>
            </w:pPr>
            <w:r w:rsidRPr="009F289E">
              <w:rPr>
                <w:rFonts w:asciiTheme="minorHAnsi" w:eastAsia="Times New Roman" w:hAnsiTheme="minorHAnsi"/>
                <w:sz w:val="16"/>
                <w:szCs w:val="16"/>
              </w:rPr>
              <w:t>Type</w:t>
            </w:r>
          </w:p>
        </w:tc>
        <w:tc>
          <w:tcPr>
            <w:tcW w:w="679" w:type="dxa"/>
          </w:tcPr>
          <w:p w14:paraId="2AAC6B4D" w14:textId="77777777" w:rsidR="009F289E" w:rsidRPr="009F289E" w:rsidRDefault="009F289E" w:rsidP="009F289E">
            <w:pPr>
              <w:spacing w:line="240" w:lineRule="auto"/>
              <w:jc w:val="left"/>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sz w:val="16"/>
                <w:szCs w:val="16"/>
              </w:rPr>
            </w:pPr>
            <w:r w:rsidRPr="009F289E">
              <w:rPr>
                <w:rFonts w:asciiTheme="minorHAnsi" w:eastAsia="Times New Roman" w:hAnsiTheme="minorHAnsi"/>
                <w:sz w:val="16"/>
                <w:szCs w:val="16"/>
              </w:rPr>
              <w:t>Model</w:t>
            </w:r>
          </w:p>
        </w:tc>
        <w:tc>
          <w:tcPr>
            <w:tcW w:w="1102" w:type="dxa"/>
          </w:tcPr>
          <w:p w14:paraId="339D36AD" w14:textId="77777777" w:rsidR="009F289E" w:rsidRPr="009F289E" w:rsidRDefault="009F289E" w:rsidP="009F289E">
            <w:pPr>
              <w:spacing w:line="240" w:lineRule="auto"/>
              <w:jc w:val="left"/>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sz w:val="16"/>
                <w:szCs w:val="16"/>
              </w:rPr>
            </w:pPr>
            <w:r w:rsidRPr="009F289E">
              <w:rPr>
                <w:rFonts w:asciiTheme="minorHAnsi" w:eastAsia="Times New Roman" w:hAnsiTheme="minorHAnsi"/>
                <w:sz w:val="16"/>
                <w:szCs w:val="16"/>
              </w:rPr>
              <w:t>Processing Tool Version</w:t>
            </w:r>
          </w:p>
        </w:tc>
        <w:tc>
          <w:tcPr>
            <w:tcW w:w="720" w:type="dxa"/>
          </w:tcPr>
          <w:p w14:paraId="31474C30" w14:textId="77777777" w:rsidR="009F289E" w:rsidRPr="009F289E" w:rsidRDefault="009F289E" w:rsidP="009F289E">
            <w:pPr>
              <w:spacing w:line="240" w:lineRule="auto"/>
              <w:jc w:val="left"/>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sz w:val="16"/>
                <w:szCs w:val="16"/>
              </w:rPr>
            </w:pPr>
            <w:r w:rsidRPr="009F289E">
              <w:rPr>
                <w:rFonts w:asciiTheme="minorHAnsi" w:eastAsia="Times New Roman" w:hAnsiTheme="minorHAnsi"/>
                <w:sz w:val="16"/>
                <w:szCs w:val="16"/>
              </w:rPr>
              <w:t>Format</w:t>
            </w:r>
          </w:p>
        </w:tc>
        <w:tc>
          <w:tcPr>
            <w:tcW w:w="1080" w:type="dxa"/>
          </w:tcPr>
          <w:p w14:paraId="17428FE7" w14:textId="77777777" w:rsidR="009F289E" w:rsidRPr="009F289E" w:rsidRDefault="009F289E" w:rsidP="009F289E">
            <w:pPr>
              <w:spacing w:line="240" w:lineRule="auto"/>
              <w:jc w:val="left"/>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sz w:val="16"/>
                <w:szCs w:val="16"/>
              </w:rPr>
            </w:pPr>
            <w:r w:rsidRPr="009F289E">
              <w:rPr>
                <w:rFonts w:asciiTheme="minorHAnsi" w:eastAsia="Times New Roman" w:hAnsiTheme="minorHAnsi"/>
                <w:sz w:val="16"/>
                <w:szCs w:val="16"/>
              </w:rPr>
              <w:t>File</w:t>
            </w:r>
          </w:p>
        </w:tc>
        <w:tc>
          <w:tcPr>
            <w:tcW w:w="1260" w:type="dxa"/>
          </w:tcPr>
          <w:p w14:paraId="6F9748D0" w14:textId="77777777" w:rsidR="009F289E" w:rsidRPr="009F289E" w:rsidRDefault="009F289E" w:rsidP="009F289E">
            <w:pPr>
              <w:spacing w:line="240" w:lineRule="auto"/>
              <w:jc w:val="left"/>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sz w:val="16"/>
                <w:szCs w:val="16"/>
              </w:rPr>
            </w:pPr>
            <w:r w:rsidRPr="009F289E">
              <w:rPr>
                <w:rFonts w:asciiTheme="minorHAnsi" w:eastAsia="Times New Roman" w:hAnsiTheme="minorHAnsi"/>
                <w:sz w:val="16"/>
                <w:szCs w:val="16"/>
              </w:rPr>
              <w:t>Data/Header Complexity</w:t>
            </w:r>
          </w:p>
        </w:tc>
        <w:tc>
          <w:tcPr>
            <w:tcW w:w="1260" w:type="dxa"/>
          </w:tcPr>
          <w:p w14:paraId="19D140BC" w14:textId="77777777" w:rsidR="009F289E" w:rsidRPr="009F289E" w:rsidRDefault="009F289E" w:rsidP="009F289E">
            <w:pPr>
              <w:spacing w:before="100" w:beforeAutospacing="1" w:after="100" w:afterAutospacing="1" w:line="240" w:lineRule="auto"/>
              <w:jc w:val="left"/>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sz w:val="16"/>
                <w:szCs w:val="16"/>
              </w:rPr>
            </w:pPr>
            <w:r w:rsidRPr="009F289E">
              <w:rPr>
                <w:rFonts w:asciiTheme="minorHAnsi" w:eastAsia="Times New Roman" w:hAnsiTheme="minorHAnsi"/>
                <w:sz w:val="16"/>
                <w:szCs w:val="16"/>
              </w:rPr>
              <w:t>Notes</w:t>
            </w:r>
          </w:p>
        </w:tc>
        <w:tc>
          <w:tcPr>
            <w:tcW w:w="695" w:type="dxa"/>
          </w:tcPr>
          <w:p w14:paraId="0BAD38CD" w14:textId="77777777" w:rsidR="009F289E" w:rsidRPr="009F289E" w:rsidRDefault="009F289E" w:rsidP="009F289E">
            <w:pPr>
              <w:spacing w:line="240" w:lineRule="auto"/>
              <w:jc w:val="left"/>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sz w:val="16"/>
                <w:szCs w:val="16"/>
              </w:rPr>
            </w:pPr>
            <w:r w:rsidRPr="009F289E">
              <w:rPr>
                <w:rFonts w:asciiTheme="minorHAnsi" w:eastAsia="Times New Roman" w:hAnsiTheme="minorHAnsi"/>
                <w:sz w:val="16"/>
                <w:szCs w:val="16"/>
              </w:rPr>
              <w:t>Provider</w:t>
            </w:r>
          </w:p>
        </w:tc>
        <w:tc>
          <w:tcPr>
            <w:tcW w:w="1285" w:type="dxa"/>
          </w:tcPr>
          <w:p w14:paraId="0F68D569" w14:textId="77777777" w:rsidR="009F289E" w:rsidRPr="009F289E" w:rsidRDefault="009F289E" w:rsidP="009F289E">
            <w:pPr>
              <w:spacing w:line="240" w:lineRule="auto"/>
              <w:jc w:val="left"/>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sz w:val="16"/>
                <w:szCs w:val="16"/>
              </w:rPr>
            </w:pPr>
            <w:r w:rsidRPr="009F289E">
              <w:rPr>
                <w:rFonts w:asciiTheme="minorHAnsi" w:eastAsia="Times New Roman" w:hAnsiTheme="minorHAnsi"/>
                <w:sz w:val="16"/>
                <w:szCs w:val="16"/>
              </w:rPr>
              <w:t>Species/TagID</w:t>
            </w:r>
          </w:p>
        </w:tc>
      </w:tr>
      <w:tr w:rsidR="009F289E" w:rsidRPr="009F289E" w14:paraId="74FBA118" w14:textId="77777777" w:rsidTr="00375303">
        <w:tc>
          <w:tcPr>
            <w:cnfStyle w:val="001000000000" w:firstRow="0" w:lastRow="0" w:firstColumn="1" w:lastColumn="0" w:oddVBand="0" w:evenVBand="0" w:oddHBand="0" w:evenHBand="0" w:firstRowFirstColumn="0" w:firstRowLastColumn="0" w:lastRowFirstColumn="0" w:lastRowLastColumn="0"/>
            <w:tcW w:w="1170" w:type="dxa"/>
            <w:hideMark/>
          </w:tcPr>
          <w:p w14:paraId="17242E32" w14:textId="77777777" w:rsidR="009F289E" w:rsidRPr="009F289E" w:rsidRDefault="004F096E" w:rsidP="009F289E">
            <w:pPr>
              <w:spacing w:line="240" w:lineRule="auto"/>
              <w:jc w:val="left"/>
              <w:rPr>
                <w:rFonts w:asciiTheme="minorHAnsi" w:eastAsia="Times New Roman" w:hAnsiTheme="minorHAnsi"/>
                <w:sz w:val="16"/>
                <w:szCs w:val="16"/>
              </w:rPr>
            </w:pPr>
            <w:hyperlink r:id="rId30" w:tgtFrame="_blank" w:history="1">
              <w:r w:rsidR="009F289E" w:rsidRPr="009F289E">
                <w:rPr>
                  <w:rFonts w:asciiTheme="minorHAnsi" w:eastAsia="Times New Roman" w:hAnsiTheme="minorHAnsi"/>
                  <w:color w:val="0000FF"/>
                  <w:sz w:val="16"/>
                  <w:szCs w:val="16"/>
                  <w:u w:val="single"/>
                </w:rPr>
                <w:t>Wildlife Computers</w:t>
              </w:r>
            </w:hyperlink>
          </w:p>
        </w:tc>
        <w:tc>
          <w:tcPr>
            <w:tcW w:w="739" w:type="dxa"/>
            <w:hideMark/>
          </w:tcPr>
          <w:p w14:paraId="620CE697" w14:textId="77777777" w:rsidR="009F289E" w:rsidRPr="009F289E" w:rsidRDefault="009F289E" w:rsidP="009F289E">
            <w:pPr>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sz w:val="16"/>
                <w:szCs w:val="16"/>
              </w:rPr>
            </w:pPr>
            <w:r w:rsidRPr="009F289E">
              <w:rPr>
                <w:rFonts w:asciiTheme="minorHAnsi" w:eastAsia="Times New Roman" w:hAnsiTheme="minorHAnsi"/>
                <w:sz w:val="16"/>
                <w:szCs w:val="16"/>
              </w:rPr>
              <w:t>Popup/ Transmitting</w:t>
            </w:r>
          </w:p>
        </w:tc>
        <w:tc>
          <w:tcPr>
            <w:tcW w:w="679" w:type="dxa"/>
            <w:hideMark/>
          </w:tcPr>
          <w:p w14:paraId="23F71210" w14:textId="77777777" w:rsidR="009F289E" w:rsidRPr="009F289E" w:rsidRDefault="009F289E" w:rsidP="009F289E">
            <w:pPr>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sz w:val="16"/>
                <w:szCs w:val="16"/>
              </w:rPr>
            </w:pPr>
            <w:r w:rsidRPr="009F289E">
              <w:rPr>
                <w:rFonts w:asciiTheme="minorHAnsi" w:eastAsia="Times New Roman" w:hAnsiTheme="minorHAnsi"/>
                <w:sz w:val="16"/>
                <w:szCs w:val="16"/>
              </w:rPr>
              <w:t>MiniPAT</w:t>
            </w:r>
          </w:p>
        </w:tc>
        <w:tc>
          <w:tcPr>
            <w:tcW w:w="1102" w:type="dxa"/>
            <w:hideMark/>
          </w:tcPr>
          <w:p w14:paraId="587CB62B" w14:textId="77777777" w:rsidR="009F289E" w:rsidRPr="009F289E" w:rsidRDefault="009F289E" w:rsidP="009F289E">
            <w:pPr>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sz w:val="16"/>
                <w:szCs w:val="16"/>
              </w:rPr>
            </w:pPr>
            <w:r w:rsidRPr="009F289E">
              <w:rPr>
                <w:rFonts w:asciiTheme="minorHAnsi" w:eastAsia="Times New Roman" w:hAnsiTheme="minorHAnsi"/>
                <w:sz w:val="16"/>
                <w:szCs w:val="16"/>
              </w:rPr>
              <w:t>DAP 3.0 Build 434 (Desktop version)</w:t>
            </w:r>
          </w:p>
        </w:tc>
        <w:tc>
          <w:tcPr>
            <w:tcW w:w="720" w:type="dxa"/>
            <w:hideMark/>
          </w:tcPr>
          <w:p w14:paraId="43657EF7" w14:textId="77777777" w:rsidR="009F289E" w:rsidRPr="009F289E" w:rsidRDefault="009F289E" w:rsidP="009F289E">
            <w:pPr>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sz w:val="16"/>
                <w:szCs w:val="16"/>
              </w:rPr>
            </w:pPr>
            <w:r w:rsidRPr="009F289E">
              <w:rPr>
                <w:rFonts w:asciiTheme="minorHAnsi" w:eastAsia="Times New Roman" w:hAnsiTheme="minorHAnsi"/>
                <w:sz w:val="16"/>
                <w:szCs w:val="16"/>
              </w:rPr>
              <w:t>.csv</w:t>
            </w:r>
          </w:p>
        </w:tc>
        <w:tc>
          <w:tcPr>
            <w:tcW w:w="1080" w:type="dxa"/>
            <w:hideMark/>
          </w:tcPr>
          <w:p w14:paraId="27C4A06D" w14:textId="77777777" w:rsidR="009F289E" w:rsidRPr="009F289E" w:rsidRDefault="004F096E" w:rsidP="009F289E">
            <w:pPr>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sz w:val="16"/>
                <w:szCs w:val="16"/>
              </w:rPr>
            </w:pPr>
            <w:hyperlink r:id="rId31" w:history="1">
              <w:r w:rsidR="009F289E" w:rsidRPr="009F289E">
                <w:rPr>
                  <w:rFonts w:asciiTheme="minorHAnsi" w:eastAsia="Times New Roman" w:hAnsiTheme="minorHAnsi"/>
                  <w:color w:val="0000FF"/>
                  <w:sz w:val="16"/>
                  <w:szCs w:val="16"/>
                  <w:u w:val="single"/>
                </w:rPr>
                <w:t>Popup_WildlifeComputers.7z</w:t>
              </w:r>
            </w:hyperlink>
          </w:p>
        </w:tc>
        <w:tc>
          <w:tcPr>
            <w:tcW w:w="1260" w:type="dxa"/>
            <w:hideMark/>
          </w:tcPr>
          <w:p w14:paraId="3D4B2F25" w14:textId="77777777" w:rsidR="009F289E" w:rsidRPr="009F289E" w:rsidRDefault="009F289E" w:rsidP="009F289E">
            <w:pPr>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sz w:val="16"/>
                <w:szCs w:val="16"/>
              </w:rPr>
            </w:pPr>
            <w:r w:rsidRPr="009F289E">
              <w:rPr>
                <w:rFonts w:asciiTheme="minorHAnsi" w:eastAsia="Times New Roman" w:hAnsiTheme="minorHAnsi"/>
                <w:sz w:val="16"/>
                <w:szCs w:val="16"/>
              </w:rPr>
              <w:t>High; try this second to last</w:t>
            </w:r>
          </w:p>
        </w:tc>
        <w:tc>
          <w:tcPr>
            <w:tcW w:w="1260" w:type="dxa"/>
            <w:hideMark/>
          </w:tcPr>
          <w:p w14:paraId="085C651A" w14:textId="77777777" w:rsidR="009F289E" w:rsidRPr="009F289E" w:rsidRDefault="004F096E" w:rsidP="009F289E">
            <w:pPr>
              <w:spacing w:before="100" w:beforeAutospacing="1" w:after="100" w:afterAutospacing="1" w:line="240" w:lineRule="auto"/>
              <w:jc w:val="lef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sz w:val="16"/>
                <w:szCs w:val="16"/>
              </w:rPr>
            </w:pPr>
            <w:hyperlink r:id="rId32" w:tgtFrame="_blank" w:history="1">
              <w:r w:rsidR="009F289E" w:rsidRPr="009F289E">
                <w:rPr>
                  <w:rFonts w:asciiTheme="minorHAnsi" w:eastAsia="Times New Roman" w:hAnsiTheme="minorHAnsi"/>
                  <w:color w:val="0000FF"/>
                  <w:sz w:val="16"/>
                  <w:szCs w:val="16"/>
                  <w:u w:val="single"/>
                </w:rPr>
                <w:t>Spreadsheet header</w:t>
              </w:r>
            </w:hyperlink>
          </w:p>
        </w:tc>
        <w:tc>
          <w:tcPr>
            <w:tcW w:w="695" w:type="dxa"/>
            <w:hideMark/>
          </w:tcPr>
          <w:p w14:paraId="5B9F54EF" w14:textId="77777777" w:rsidR="009F289E" w:rsidRPr="009F289E" w:rsidRDefault="004F096E" w:rsidP="009F289E">
            <w:pPr>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sz w:val="16"/>
                <w:szCs w:val="16"/>
              </w:rPr>
            </w:pPr>
            <w:hyperlink r:id="rId33" w:tgtFrame="_blank" w:history="1">
              <w:r w:rsidR="009F289E" w:rsidRPr="009F289E">
                <w:rPr>
                  <w:rFonts w:asciiTheme="minorHAnsi" w:eastAsia="Times New Roman" w:hAnsiTheme="minorHAnsi"/>
                  <w:color w:val="0000FF"/>
                  <w:sz w:val="16"/>
                  <w:szCs w:val="16"/>
                  <w:u w:val="single"/>
                </w:rPr>
                <w:t>LPRC</w:t>
              </w:r>
            </w:hyperlink>
          </w:p>
        </w:tc>
        <w:tc>
          <w:tcPr>
            <w:tcW w:w="1285" w:type="dxa"/>
            <w:hideMark/>
          </w:tcPr>
          <w:p w14:paraId="0A8A4166" w14:textId="77777777" w:rsidR="009F289E" w:rsidRPr="009F289E" w:rsidRDefault="004F096E" w:rsidP="009F289E">
            <w:pPr>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sz w:val="16"/>
                <w:szCs w:val="16"/>
              </w:rPr>
            </w:pPr>
            <w:hyperlink r:id="rId34" w:tgtFrame="_blank" w:history="1">
              <w:r w:rsidR="009F289E" w:rsidRPr="009F289E">
                <w:rPr>
                  <w:rFonts w:asciiTheme="minorHAnsi" w:eastAsia="Times New Roman" w:hAnsiTheme="minorHAnsi"/>
                  <w:color w:val="0000FF"/>
                  <w:sz w:val="16"/>
                  <w:szCs w:val="16"/>
                  <w:u w:val="single"/>
                </w:rPr>
                <w:t>Sailfish/ 113674</w:t>
              </w:r>
            </w:hyperlink>
          </w:p>
        </w:tc>
      </w:tr>
      <w:tr w:rsidR="009F289E" w:rsidRPr="009F289E" w14:paraId="2AD7BA54" w14:textId="77777777" w:rsidTr="00375303">
        <w:tc>
          <w:tcPr>
            <w:cnfStyle w:val="001000000000" w:firstRow="0" w:lastRow="0" w:firstColumn="1" w:lastColumn="0" w:oddVBand="0" w:evenVBand="0" w:oddHBand="0" w:evenHBand="0" w:firstRowFirstColumn="0" w:firstRowLastColumn="0" w:lastRowFirstColumn="0" w:lastRowLastColumn="0"/>
            <w:tcW w:w="1170" w:type="dxa"/>
            <w:hideMark/>
          </w:tcPr>
          <w:p w14:paraId="74601B03" w14:textId="77777777" w:rsidR="009F289E" w:rsidRPr="009F289E" w:rsidRDefault="009F289E" w:rsidP="009F289E">
            <w:pPr>
              <w:spacing w:line="240" w:lineRule="auto"/>
              <w:jc w:val="left"/>
              <w:rPr>
                <w:rFonts w:asciiTheme="minorHAnsi" w:eastAsia="Times New Roman" w:hAnsiTheme="minorHAnsi"/>
                <w:sz w:val="16"/>
                <w:szCs w:val="16"/>
              </w:rPr>
            </w:pPr>
            <w:r w:rsidRPr="009F289E">
              <w:rPr>
                <w:rFonts w:asciiTheme="minorHAnsi" w:eastAsia="Times New Roman" w:hAnsiTheme="minorHAnsi"/>
                <w:sz w:val="16"/>
                <w:szCs w:val="16"/>
              </w:rPr>
              <w:t> </w:t>
            </w:r>
          </w:p>
        </w:tc>
        <w:tc>
          <w:tcPr>
            <w:tcW w:w="739" w:type="dxa"/>
            <w:hideMark/>
          </w:tcPr>
          <w:p w14:paraId="25F947B0" w14:textId="77777777" w:rsidR="009F289E" w:rsidRPr="009F289E" w:rsidRDefault="009F289E" w:rsidP="009F289E">
            <w:pPr>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sz w:val="16"/>
                <w:szCs w:val="16"/>
              </w:rPr>
            </w:pPr>
            <w:r w:rsidRPr="009F289E">
              <w:rPr>
                <w:rFonts w:asciiTheme="minorHAnsi" w:eastAsia="Times New Roman" w:hAnsiTheme="minorHAnsi"/>
                <w:sz w:val="16"/>
                <w:szCs w:val="16"/>
              </w:rPr>
              <w:t> </w:t>
            </w:r>
          </w:p>
        </w:tc>
        <w:tc>
          <w:tcPr>
            <w:tcW w:w="679" w:type="dxa"/>
            <w:hideMark/>
          </w:tcPr>
          <w:p w14:paraId="673FFFAE" w14:textId="77777777" w:rsidR="009F289E" w:rsidRPr="009F289E" w:rsidRDefault="009F289E" w:rsidP="009F289E">
            <w:pPr>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sz w:val="16"/>
                <w:szCs w:val="16"/>
              </w:rPr>
            </w:pPr>
            <w:r w:rsidRPr="009F289E">
              <w:rPr>
                <w:rFonts w:asciiTheme="minorHAnsi" w:eastAsia="Times New Roman" w:hAnsiTheme="minorHAnsi"/>
                <w:sz w:val="16"/>
                <w:szCs w:val="16"/>
              </w:rPr>
              <w:t> </w:t>
            </w:r>
          </w:p>
        </w:tc>
        <w:tc>
          <w:tcPr>
            <w:tcW w:w="1102" w:type="dxa"/>
            <w:hideMark/>
          </w:tcPr>
          <w:p w14:paraId="1D40A0C3" w14:textId="77777777" w:rsidR="009F289E" w:rsidRPr="009F289E" w:rsidRDefault="009F289E" w:rsidP="009F289E">
            <w:pPr>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sz w:val="16"/>
                <w:szCs w:val="16"/>
              </w:rPr>
            </w:pPr>
            <w:r w:rsidRPr="009F289E">
              <w:rPr>
                <w:rFonts w:asciiTheme="minorHAnsi" w:eastAsia="Times New Roman" w:hAnsiTheme="minorHAnsi"/>
                <w:sz w:val="16"/>
                <w:szCs w:val="16"/>
              </w:rPr>
              <w:t> </w:t>
            </w:r>
          </w:p>
        </w:tc>
        <w:tc>
          <w:tcPr>
            <w:tcW w:w="720" w:type="dxa"/>
            <w:hideMark/>
          </w:tcPr>
          <w:p w14:paraId="5364178E" w14:textId="77777777" w:rsidR="009F289E" w:rsidRPr="009F289E" w:rsidRDefault="009F289E" w:rsidP="009F289E">
            <w:pPr>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sz w:val="16"/>
                <w:szCs w:val="16"/>
              </w:rPr>
            </w:pPr>
            <w:r w:rsidRPr="009F289E">
              <w:rPr>
                <w:rFonts w:asciiTheme="minorHAnsi" w:eastAsia="Times New Roman" w:hAnsiTheme="minorHAnsi"/>
                <w:sz w:val="16"/>
                <w:szCs w:val="16"/>
              </w:rPr>
              <w:t> </w:t>
            </w:r>
          </w:p>
        </w:tc>
        <w:tc>
          <w:tcPr>
            <w:tcW w:w="1080" w:type="dxa"/>
            <w:hideMark/>
          </w:tcPr>
          <w:p w14:paraId="41E87DB3" w14:textId="77777777" w:rsidR="009F289E" w:rsidRPr="009F289E" w:rsidRDefault="009F289E" w:rsidP="009F289E">
            <w:pPr>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sz w:val="16"/>
                <w:szCs w:val="16"/>
              </w:rPr>
            </w:pPr>
            <w:r w:rsidRPr="009F289E">
              <w:rPr>
                <w:rFonts w:asciiTheme="minorHAnsi" w:eastAsia="Times New Roman" w:hAnsiTheme="minorHAnsi"/>
                <w:sz w:val="16"/>
                <w:szCs w:val="16"/>
              </w:rPr>
              <w:t> </w:t>
            </w:r>
          </w:p>
        </w:tc>
        <w:tc>
          <w:tcPr>
            <w:tcW w:w="1260" w:type="dxa"/>
            <w:hideMark/>
          </w:tcPr>
          <w:p w14:paraId="0F2B1113" w14:textId="77777777" w:rsidR="009F289E" w:rsidRPr="009F289E" w:rsidRDefault="009F289E" w:rsidP="009F289E">
            <w:pPr>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sz w:val="16"/>
                <w:szCs w:val="16"/>
              </w:rPr>
            </w:pPr>
            <w:r w:rsidRPr="009F289E">
              <w:rPr>
                <w:rFonts w:asciiTheme="minorHAnsi" w:eastAsia="Times New Roman" w:hAnsiTheme="minorHAnsi"/>
                <w:sz w:val="16"/>
                <w:szCs w:val="16"/>
              </w:rPr>
              <w:t> </w:t>
            </w:r>
          </w:p>
        </w:tc>
        <w:tc>
          <w:tcPr>
            <w:tcW w:w="1260" w:type="dxa"/>
            <w:hideMark/>
          </w:tcPr>
          <w:p w14:paraId="023ABF9A" w14:textId="77777777" w:rsidR="009F289E" w:rsidRPr="009F289E" w:rsidRDefault="009F289E" w:rsidP="009F289E">
            <w:pPr>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sz w:val="16"/>
                <w:szCs w:val="16"/>
              </w:rPr>
            </w:pPr>
            <w:r w:rsidRPr="009F289E">
              <w:rPr>
                <w:rFonts w:asciiTheme="minorHAnsi" w:eastAsia="Times New Roman" w:hAnsiTheme="minorHAnsi"/>
                <w:sz w:val="16"/>
                <w:szCs w:val="16"/>
              </w:rPr>
              <w:t> </w:t>
            </w:r>
          </w:p>
        </w:tc>
        <w:tc>
          <w:tcPr>
            <w:tcW w:w="695" w:type="dxa"/>
            <w:hideMark/>
          </w:tcPr>
          <w:p w14:paraId="22D5252E" w14:textId="77777777" w:rsidR="009F289E" w:rsidRPr="009F289E" w:rsidRDefault="004F096E" w:rsidP="009F289E">
            <w:pPr>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sz w:val="16"/>
                <w:szCs w:val="16"/>
              </w:rPr>
            </w:pPr>
            <w:hyperlink r:id="rId35" w:tgtFrame="_blank" w:history="1">
              <w:r w:rsidR="009F289E" w:rsidRPr="009F289E">
                <w:rPr>
                  <w:rFonts w:asciiTheme="minorHAnsi" w:eastAsia="Times New Roman" w:hAnsiTheme="minorHAnsi"/>
                  <w:color w:val="0000FF"/>
                  <w:sz w:val="16"/>
                  <w:szCs w:val="16"/>
                  <w:u w:val="single"/>
                </w:rPr>
                <w:t>LPRC</w:t>
              </w:r>
            </w:hyperlink>
          </w:p>
        </w:tc>
        <w:tc>
          <w:tcPr>
            <w:tcW w:w="1285" w:type="dxa"/>
            <w:hideMark/>
          </w:tcPr>
          <w:p w14:paraId="66000BF6" w14:textId="77777777" w:rsidR="009F289E" w:rsidRPr="009F289E" w:rsidRDefault="004F096E" w:rsidP="009F289E">
            <w:pPr>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sz w:val="16"/>
                <w:szCs w:val="16"/>
              </w:rPr>
            </w:pPr>
            <w:hyperlink r:id="rId36" w:tgtFrame="_blank" w:history="1">
              <w:r w:rsidR="009F289E" w:rsidRPr="009F289E">
                <w:rPr>
                  <w:rFonts w:asciiTheme="minorHAnsi" w:eastAsia="Times New Roman" w:hAnsiTheme="minorHAnsi"/>
                  <w:color w:val="0000FF"/>
                  <w:sz w:val="16"/>
                  <w:szCs w:val="16"/>
                  <w:u w:val="single"/>
                </w:rPr>
                <w:t>Sailfish/ 142389</w:t>
              </w:r>
            </w:hyperlink>
          </w:p>
        </w:tc>
      </w:tr>
      <w:tr w:rsidR="009F289E" w:rsidRPr="009F289E" w14:paraId="7D8B50A9" w14:textId="77777777" w:rsidTr="00375303">
        <w:tc>
          <w:tcPr>
            <w:cnfStyle w:val="001000000000" w:firstRow="0" w:lastRow="0" w:firstColumn="1" w:lastColumn="0" w:oddVBand="0" w:evenVBand="0" w:oddHBand="0" w:evenHBand="0" w:firstRowFirstColumn="0" w:firstRowLastColumn="0" w:lastRowFirstColumn="0" w:lastRowLastColumn="0"/>
            <w:tcW w:w="1170" w:type="dxa"/>
            <w:hideMark/>
          </w:tcPr>
          <w:p w14:paraId="3113F9D0" w14:textId="77777777" w:rsidR="009F289E" w:rsidRPr="009F289E" w:rsidRDefault="004F096E" w:rsidP="009F289E">
            <w:pPr>
              <w:spacing w:line="240" w:lineRule="auto"/>
              <w:jc w:val="left"/>
              <w:rPr>
                <w:rFonts w:asciiTheme="minorHAnsi" w:eastAsia="Times New Roman" w:hAnsiTheme="minorHAnsi"/>
                <w:sz w:val="16"/>
                <w:szCs w:val="16"/>
              </w:rPr>
            </w:pPr>
            <w:hyperlink r:id="rId37" w:tgtFrame="_blank" w:history="1">
              <w:r w:rsidR="009F289E" w:rsidRPr="009F289E">
                <w:rPr>
                  <w:rFonts w:asciiTheme="minorHAnsi" w:eastAsia="Times New Roman" w:hAnsiTheme="minorHAnsi"/>
                  <w:color w:val="0000FF"/>
                  <w:sz w:val="16"/>
                  <w:szCs w:val="16"/>
                  <w:u w:val="single"/>
                </w:rPr>
                <w:t>Microwave Telemetry</w:t>
              </w:r>
            </w:hyperlink>
          </w:p>
        </w:tc>
        <w:tc>
          <w:tcPr>
            <w:tcW w:w="739" w:type="dxa"/>
            <w:hideMark/>
          </w:tcPr>
          <w:p w14:paraId="66637D79" w14:textId="77777777" w:rsidR="009F289E" w:rsidRPr="009F289E" w:rsidRDefault="009F289E" w:rsidP="009F289E">
            <w:pPr>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sz w:val="16"/>
                <w:szCs w:val="16"/>
              </w:rPr>
            </w:pPr>
            <w:r w:rsidRPr="009F289E">
              <w:rPr>
                <w:rFonts w:asciiTheme="minorHAnsi" w:eastAsia="Times New Roman" w:hAnsiTheme="minorHAnsi"/>
                <w:sz w:val="16"/>
                <w:szCs w:val="16"/>
              </w:rPr>
              <w:t>Popup/ Transmitting</w:t>
            </w:r>
          </w:p>
        </w:tc>
        <w:tc>
          <w:tcPr>
            <w:tcW w:w="679" w:type="dxa"/>
            <w:hideMark/>
          </w:tcPr>
          <w:p w14:paraId="11D16DCA" w14:textId="77777777" w:rsidR="009F289E" w:rsidRPr="009F289E" w:rsidRDefault="009F289E" w:rsidP="009F289E">
            <w:pPr>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sz w:val="16"/>
                <w:szCs w:val="16"/>
              </w:rPr>
            </w:pPr>
            <w:r w:rsidRPr="009F289E">
              <w:rPr>
                <w:rFonts w:asciiTheme="minorHAnsi" w:eastAsia="Times New Roman" w:hAnsiTheme="minorHAnsi"/>
                <w:sz w:val="16"/>
                <w:szCs w:val="16"/>
              </w:rPr>
              <w:t>X-tag</w:t>
            </w:r>
          </w:p>
        </w:tc>
        <w:tc>
          <w:tcPr>
            <w:tcW w:w="1102" w:type="dxa"/>
            <w:hideMark/>
          </w:tcPr>
          <w:p w14:paraId="2A6DA844" w14:textId="77777777" w:rsidR="009F289E" w:rsidRPr="009F289E" w:rsidRDefault="009F289E" w:rsidP="009F289E">
            <w:pPr>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sz w:val="16"/>
                <w:szCs w:val="16"/>
              </w:rPr>
            </w:pPr>
            <w:r w:rsidRPr="009F289E">
              <w:rPr>
                <w:rFonts w:asciiTheme="minorHAnsi" w:eastAsia="Times New Roman" w:hAnsiTheme="minorHAnsi"/>
                <w:sz w:val="16"/>
                <w:szCs w:val="16"/>
              </w:rPr>
              <w:t>Manufacturer processed in-house</w:t>
            </w:r>
          </w:p>
        </w:tc>
        <w:tc>
          <w:tcPr>
            <w:tcW w:w="720" w:type="dxa"/>
            <w:hideMark/>
          </w:tcPr>
          <w:p w14:paraId="4BDCEFED" w14:textId="77777777" w:rsidR="009F289E" w:rsidRPr="009F289E" w:rsidRDefault="009F289E" w:rsidP="009F289E">
            <w:pPr>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sz w:val="16"/>
                <w:szCs w:val="16"/>
              </w:rPr>
            </w:pPr>
            <w:r w:rsidRPr="009F289E">
              <w:rPr>
                <w:rFonts w:asciiTheme="minorHAnsi" w:eastAsia="Times New Roman" w:hAnsiTheme="minorHAnsi"/>
                <w:sz w:val="16"/>
                <w:szCs w:val="16"/>
              </w:rPr>
              <w:t>.xls</w:t>
            </w:r>
          </w:p>
        </w:tc>
        <w:tc>
          <w:tcPr>
            <w:tcW w:w="1080" w:type="dxa"/>
            <w:hideMark/>
          </w:tcPr>
          <w:p w14:paraId="75ED2BEA" w14:textId="77777777" w:rsidR="009F289E" w:rsidRPr="009F289E" w:rsidRDefault="004F096E" w:rsidP="009F289E">
            <w:pPr>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sz w:val="16"/>
                <w:szCs w:val="16"/>
              </w:rPr>
            </w:pPr>
            <w:hyperlink r:id="rId38" w:history="1">
              <w:r w:rsidR="009F289E" w:rsidRPr="009F289E">
                <w:rPr>
                  <w:rFonts w:asciiTheme="minorHAnsi" w:eastAsia="Times New Roman" w:hAnsiTheme="minorHAnsi"/>
                  <w:color w:val="0000FF"/>
                  <w:sz w:val="16"/>
                  <w:szCs w:val="16"/>
                  <w:u w:val="single"/>
                </w:rPr>
                <w:t>Popup_MicrowaveTelemetry.7z</w:t>
              </w:r>
            </w:hyperlink>
          </w:p>
        </w:tc>
        <w:tc>
          <w:tcPr>
            <w:tcW w:w="1260" w:type="dxa"/>
            <w:hideMark/>
          </w:tcPr>
          <w:p w14:paraId="26BAA187" w14:textId="77777777" w:rsidR="009F289E" w:rsidRPr="009F289E" w:rsidRDefault="009F289E" w:rsidP="009F289E">
            <w:pPr>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sz w:val="16"/>
                <w:szCs w:val="16"/>
              </w:rPr>
            </w:pPr>
            <w:r w:rsidRPr="009F289E">
              <w:rPr>
                <w:rFonts w:asciiTheme="minorHAnsi" w:eastAsia="Times New Roman" w:hAnsiTheme="minorHAnsi"/>
                <w:sz w:val="16"/>
                <w:szCs w:val="16"/>
              </w:rPr>
              <w:t>High; try this last</w:t>
            </w:r>
          </w:p>
        </w:tc>
        <w:tc>
          <w:tcPr>
            <w:tcW w:w="1260" w:type="dxa"/>
            <w:hideMark/>
          </w:tcPr>
          <w:p w14:paraId="60D372B6" w14:textId="77777777" w:rsidR="009F289E" w:rsidRPr="009F289E" w:rsidRDefault="009F289E" w:rsidP="009F289E">
            <w:pPr>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sz w:val="16"/>
                <w:szCs w:val="16"/>
              </w:rPr>
            </w:pPr>
            <w:r w:rsidRPr="009F289E">
              <w:rPr>
                <w:rFonts w:asciiTheme="minorHAnsi" w:eastAsia="Times New Roman" w:hAnsiTheme="minorHAnsi"/>
                <w:sz w:val="16"/>
                <w:szCs w:val="16"/>
              </w:rPr>
              <w:t> </w:t>
            </w:r>
          </w:p>
        </w:tc>
        <w:tc>
          <w:tcPr>
            <w:tcW w:w="695" w:type="dxa"/>
            <w:hideMark/>
          </w:tcPr>
          <w:p w14:paraId="2AE49293" w14:textId="77777777" w:rsidR="009F289E" w:rsidRPr="009F289E" w:rsidRDefault="004F096E" w:rsidP="009F289E">
            <w:pPr>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sz w:val="16"/>
                <w:szCs w:val="16"/>
              </w:rPr>
            </w:pPr>
            <w:hyperlink r:id="rId39" w:tgtFrame="_blank" w:history="1">
              <w:r w:rsidR="009F289E" w:rsidRPr="009F289E">
                <w:rPr>
                  <w:rFonts w:asciiTheme="minorHAnsi" w:eastAsia="Times New Roman" w:hAnsiTheme="minorHAnsi"/>
                  <w:color w:val="0000FF"/>
                  <w:sz w:val="16"/>
                  <w:szCs w:val="16"/>
                  <w:u w:val="single"/>
                </w:rPr>
                <w:t>LPRC</w:t>
              </w:r>
            </w:hyperlink>
          </w:p>
        </w:tc>
        <w:tc>
          <w:tcPr>
            <w:tcW w:w="1285" w:type="dxa"/>
            <w:hideMark/>
          </w:tcPr>
          <w:p w14:paraId="1DD7DECE" w14:textId="77777777" w:rsidR="009F289E" w:rsidRPr="009F289E" w:rsidRDefault="004F096E" w:rsidP="009F289E">
            <w:pPr>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sz w:val="16"/>
                <w:szCs w:val="16"/>
              </w:rPr>
            </w:pPr>
            <w:hyperlink r:id="rId40" w:tgtFrame="_blank" w:history="1">
              <w:r w:rsidR="009F289E" w:rsidRPr="009F289E">
                <w:rPr>
                  <w:rFonts w:asciiTheme="minorHAnsi" w:eastAsia="Times New Roman" w:hAnsiTheme="minorHAnsi"/>
                  <w:color w:val="0000FF"/>
                  <w:sz w:val="16"/>
                  <w:szCs w:val="16"/>
                  <w:u w:val="single"/>
                </w:rPr>
                <w:t>Sailfish/ 117259</w:t>
              </w:r>
            </w:hyperlink>
          </w:p>
        </w:tc>
      </w:tr>
      <w:tr w:rsidR="009F289E" w:rsidRPr="009F289E" w14:paraId="57082F93" w14:textId="77777777" w:rsidTr="00375303">
        <w:tc>
          <w:tcPr>
            <w:cnfStyle w:val="001000000000" w:firstRow="0" w:lastRow="0" w:firstColumn="1" w:lastColumn="0" w:oddVBand="0" w:evenVBand="0" w:oddHBand="0" w:evenHBand="0" w:firstRowFirstColumn="0" w:firstRowLastColumn="0" w:lastRowFirstColumn="0" w:lastRowLastColumn="0"/>
            <w:tcW w:w="1170" w:type="dxa"/>
            <w:hideMark/>
          </w:tcPr>
          <w:p w14:paraId="64A25CB4" w14:textId="77777777" w:rsidR="009F289E" w:rsidRPr="009F289E" w:rsidRDefault="004F096E" w:rsidP="009F289E">
            <w:pPr>
              <w:spacing w:line="240" w:lineRule="auto"/>
              <w:jc w:val="left"/>
              <w:rPr>
                <w:rFonts w:asciiTheme="minorHAnsi" w:eastAsia="Times New Roman" w:hAnsiTheme="minorHAnsi"/>
                <w:sz w:val="16"/>
                <w:szCs w:val="16"/>
              </w:rPr>
            </w:pPr>
            <w:hyperlink r:id="rId41" w:tgtFrame="_blank" w:history="1">
              <w:r w:rsidR="009F289E" w:rsidRPr="009F289E">
                <w:rPr>
                  <w:rFonts w:asciiTheme="minorHAnsi" w:eastAsia="Times New Roman" w:hAnsiTheme="minorHAnsi"/>
                  <w:color w:val="0000FF"/>
                  <w:sz w:val="16"/>
                  <w:szCs w:val="16"/>
                  <w:u w:val="single"/>
                </w:rPr>
                <w:t>Wildlife Computers</w:t>
              </w:r>
            </w:hyperlink>
            <w:r w:rsidR="009F289E" w:rsidRPr="009F289E">
              <w:rPr>
                <w:rFonts w:asciiTheme="minorHAnsi" w:eastAsia="Times New Roman" w:hAnsiTheme="minorHAnsi"/>
                <w:sz w:val="16"/>
                <w:szCs w:val="16"/>
              </w:rPr>
              <w:t> </w:t>
            </w:r>
          </w:p>
        </w:tc>
        <w:tc>
          <w:tcPr>
            <w:tcW w:w="739" w:type="dxa"/>
            <w:hideMark/>
          </w:tcPr>
          <w:p w14:paraId="43CB423A" w14:textId="77777777" w:rsidR="009F289E" w:rsidRPr="009F289E" w:rsidRDefault="009F289E" w:rsidP="009F289E">
            <w:pPr>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sz w:val="16"/>
                <w:szCs w:val="16"/>
              </w:rPr>
            </w:pPr>
            <w:r w:rsidRPr="009F289E">
              <w:rPr>
                <w:rFonts w:asciiTheme="minorHAnsi" w:eastAsia="Times New Roman" w:hAnsiTheme="minorHAnsi"/>
                <w:sz w:val="16"/>
                <w:szCs w:val="16"/>
              </w:rPr>
              <w:t>Implanted/ Archival</w:t>
            </w:r>
          </w:p>
        </w:tc>
        <w:tc>
          <w:tcPr>
            <w:tcW w:w="679" w:type="dxa"/>
            <w:hideMark/>
          </w:tcPr>
          <w:p w14:paraId="67B886EE" w14:textId="77777777" w:rsidR="009F289E" w:rsidRPr="009F289E" w:rsidRDefault="009F289E" w:rsidP="009F289E">
            <w:pPr>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sz w:val="16"/>
                <w:szCs w:val="16"/>
              </w:rPr>
            </w:pPr>
            <w:r w:rsidRPr="009F289E">
              <w:rPr>
                <w:rFonts w:asciiTheme="minorHAnsi" w:eastAsia="Times New Roman" w:hAnsiTheme="minorHAnsi"/>
                <w:sz w:val="16"/>
                <w:szCs w:val="16"/>
              </w:rPr>
              <w:t>Mk-9</w:t>
            </w:r>
          </w:p>
        </w:tc>
        <w:tc>
          <w:tcPr>
            <w:tcW w:w="1102" w:type="dxa"/>
            <w:hideMark/>
          </w:tcPr>
          <w:p w14:paraId="2D1D4CD3" w14:textId="77777777" w:rsidR="009F289E" w:rsidRPr="009F289E" w:rsidRDefault="009F289E" w:rsidP="009F289E">
            <w:pPr>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sz w:val="16"/>
                <w:szCs w:val="16"/>
              </w:rPr>
            </w:pPr>
            <w:r w:rsidRPr="009F289E">
              <w:rPr>
                <w:rFonts w:asciiTheme="minorHAnsi" w:eastAsia="Times New Roman" w:hAnsiTheme="minorHAnsi"/>
                <w:sz w:val="16"/>
                <w:szCs w:val="16"/>
              </w:rPr>
              <w:t>Instrument Helper</w:t>
            </w:r>
          </w:p>
        </w:tc>
        <w:tc>
          <w:tcPr>
            <w:tcW w:w="720" w:type="dxa"/>
            <w:hideMark/>
          </w:tcPr>
          <w:p w14:paraId="581917DD" w14:textId="77777777" w:rsidR="009F289E" w:rsidRPr="009F289E" w:rsidRDefault="009F289E" w:rsidP="009F289E">
            <w:pPr>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sz w:val="16"/>
                <w:szCs w:val="16"/>
              </w:rPr>
            </w:pPr>
            <w:r w:rsidRPr="009F289E">
              <w:rPr>
                <w:rFonts w:asciiTheme="minorHAnsi" w:eastAsia="Times New Roman" w:hAnsiTheme="minorHAnsi"/>
                <w:sz w:val="16"/>
                <w:szCs w:val="16"/>
              </w:rPr>
              <w:t>.csv</w:t>
            </w:r>
          </w:p>
        </w:tc>
        <w:tc>
          <w:tcPr>
            <w:tcW w:w="1080" w:type="dxa"/>
            <w:hideMark/>
          </w:tcPr>
          <w:p w14:paraId="55B551A0" w14:textId="77777777" w:rsidR="009F289E" w:rsidRPr="009F289E" w:rsidRDefault="004F096E" w:rsidP="009F289E">
            <w:pPr>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sz w:val="16"/>
                <w:szCs w:val="16"/>
              </w:rPr>
            </w:pPr>
            <w:hyperlink r:id="rId42" w:history="1">
              <w:r w:rsidR="009F289E" w:rsidRPr="009F289E">
                <w:rPr>
                  <w:rFonts w:asciiTheme="minorHAnsi" w:eastAsia="Times New Roman" w:hAnsiTheme="minorHAnsi"/>
                  <w:color w:val="0000FF"/>
                  <w:sz w:val="16"/>
                  <w:szCs w:val="16"/>
                  <w:u w:val="single"/>
                </w:rPr>
                <w:t>Archival_WildlifeComputers.7z</w:t>
              </w:r>
            </w:hyperlink>
          </w:p>
        </w:tc>
        <w:tc>
          <w:tcPr>
            <w:tcW w:w="1260" w:type="dxa"/>
            <w:hideMark/>
          </w:tcPr>
          <w:p w14:paraId="280946E3" w14:textId="77777777" w:rsidR="009F289E" w:rsidRPr="009F289E" w:rsidRDefault="009F289E" w:rsidP="009F289E">
            <w:pPr>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sz w:val="16"/>
                <w:szCs w:val="16"/>
              </w:rPr>
            </w:pPr>
            <w:r w:rsidRPr="009F289E">
              <w:rPr>
                <w:rFonts w:asciiTheme="minorHAnsi" w:eastAsia="Times New Roman" w:hAnsiTheme="minorHAnsi"/>
                <w:sz w:val="16"/>
                <w:szCs w:val="16"/>
              </w:rPr>
              <w:t>Simple / Medium</w:t>
            </w:r>
          </w:p>
        </w:tc>
        <w:tc>
          <w:tcPr>
            <w:tcW w:w="1260" w:type="dxa"/>
            <w:hideMark/>
          </w:tcPr>
          <w:p w14:paraId="06F12B30" w14:textId="77777777" w:rsidR="009F289E" w:rsidRPr="009F289E" w:rsidRDefault="009F289E" w:rsidP="009F289E">
            <w:pPr>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sz w:val="16"/>
                <w:szCs w:val="16"/>
              </w:rPr>
            </w:pPr>
            <w:r w:rsidRPr="009F289E">
              <w:rPr>
                <w:rFonts w:asciiTheme="minorHAnsi" w:eastAsia="Times New Roman" w:hAnsiTheme="minorHAnsi"/>
                <w:sz w:val="16"/>
                <w:szCs w:val="16"/>
              </w:rPr>
              <w:t>Very detailed time series</w:t>
            </w:r>
          </w:p>
        </w:tc>
        <w:tc>
          <w:tcPr>
            <w:tcW w:w="695" w:type="dxa"/>
            <w:hideMark/>
          </w:tcPr>
          <w:p w14:paraId="6D12972B" w14:textId="77777777" w:rsidR="009F289E" w:rsidRPr="009F289E" w:rsidRDefault="004F096E" w:rsidP="009F289E">
            <w:pPr>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sz w:val="16"/>
                <w:szCs w:val="16"/>
              </w:rPr>
            </w:pPr>
            <w:hyperlink r:id="rId43" w:tgtFrame="_blank" w:history="1">
              <w:r w:rsidR="009F289E" w:rsidRPr="009F289E">
                <w:rPr>
                  <w:rFonts w:asciiTheme="minorHAnsi" w:eastAsia="Times New Roman" w:hAnsiTheme="minorHAnsi"/>
                  <w:color w:val="0000FF"/>
                  <w:sz w:val="16"/>
                  <w:szCs w:val="16"/>
                  <w:u w:val="single"/>
                </w:rPr>
                <w:t>IATTC</w:t>
              </w:r>
            </w:hyperlink>
          </w:p>
        </w:tc>
        <w:tc>
          <w:tcPr>
            <w:tcW w:w="1285" w:type="dxa"/>
            <w:hideMark/>
          </w:tcPr>
          <w:p w14:paraId="7D3E3871" w14:textId="77777777" w:rsidR="009F289E" w:rsidRPr="009F289E" w:rsidRDefault="009F289E" w:rsidP="009F289E">
            <w:pPr>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sz w:val="16"/>
                <w:szCs w:val="16"/>
              </w:rPr>
            </w:pPr>
            <w:r w:rsidRPr="009F289E">
              <w:rPr>
                <w:rFonts w:asciiTheme="minorHAnsi" w:eastAsia="Times New Roman" w:hAnsiTheme="minorHAnsi"/>
                <w:sz w:val="16"/>
                <w:szCs w:val="16"/>
              </w:rPr>
              <w:t>Bigeye tuna/ 0390075</w:t>
            </w:r>
          </w:p>
        </w:tc>
      </w:tr>
      <w:tr w:rsidR="009F289E" w:rsidRPr="009F289E" w14:paraId="175E7614" w14:textId="77777777" w:rsidTr="00375303">
        <w:tc>
          <w:tcPr>
            <w:cnfStyle w:val="001000000000" w:firstRow="0" w:lastRow="0" w:firstColumn="1" w:lastColumn="0" w:oddVBand="0" w:evenVBand="0" w:oddHBand="0" w:evenHBand="0" w:firstRowFirstColumn="0" w:firstRowLastColumn="0" w:lastRowFirstColumn="0" w:lastRowLastColumn="0"/>
            <w:tcW w:w="1170" w:type="dxa"/>
            <w:hideMark/>
          </w:tcPr>
          <w:p w14:paraId="70160339" w14:textId="77777777" w:rsidR="009F289E" w:rsidRPr="009F289E" w:rsidRDefault="009F289E" w:rsidP="009F289E">
            <w:pPr>
              <w:spacing w:line="240" w:lineRule="auto"/>
              <w:jc w:val="left"/>
              <w:rPr>
                <w:rFonts w:asciiTheme="minorHAnsi" w:eastAsia="Times New Roman" w:hAnsiTheme="minorHAnsi"/>
                <w:sz w:val="16"/>
                <w:szCs w:val="16"/>
              </w:rPr>
            </w:pPr>
            <w:r w:rsidRPr="009F289E">
              <w:rPr>
                <w:rFonts w:asciiTheme="minorHAnsi" w:eastAsia="Times New Roman" w:hAnsiTheme="minorHAnsi"/>
                <w:sz w:val="16"/>
                <w:szCs w:val="16"/>
              </w:rPr>
              <w:t> </w:t>
            </w:r>
          </w:p>
        </w:tc>
        <w:tc>
          <w:tcPr>
            <w:tcW w:w="739" w:type="dxa"/>
            <w:hideMark/>
          </w:tcPr>
          <w:p w14:paraId="1786A655" w14:textId="77777777" w:rsidR="009F289E" w:rsidRPr="009F289E" w:rsidRDefault="009F289E" w:rsidP="009F289E">
            <w:pPr>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sz w:val="16"/>
                <w:szCs w:val="16"/>
              </w:rPr>
            </w:pPr>
            <w:r w:rsidRPr="009F289E">
              <w:rPr>
                <w:rFonts w:asciiTheme="minorHAnsi" w:eastAsia="Times New Roman" w:hAnsiTheme="minorHAnsi"/>
                <w:sz w:val="16"/>
                <w:szCs w:val="16"/>
              </w:rPr>
              <w:t> </w:t>
            </w:r>
          </w:p>
        </w:tc>
        <w:tc>
          <w:tcPr>
            <w:tcW w:w="679" w:type="dxa"/>
            <w:hideMark/>
          </w:tcPr>
          <w:p w14:paraId="23A7D1D7" w14:textId="77777777" w:rsidR="009F289E" w:rsidRPr="009F289E" w:rsidRDefault="009F289E" w:rsidP="009F289E">
            <w:pPr>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sz w:val="16"/>
                <w:szCs w:val="16"/>
              </w:rPr>
            </w:pPr>
            <w:r w:rsidRPr="009F289E">
              <w:rPr>
                <w:rFonts w:asciiTheme="minorHAnsi" w:eastAsia="Times New Roman" w:hAnsiTheme="minorHAnsi"/>
                <w:sz w:val="16"/>
                <w:szCs w:val="16"/>
              </w:rPr>
              <w:t> </w:t>
            </w:r>
          </w:p>
        </w:tc>
        <w:tc>
          <w:tcPr>
            <w:tcW w:w="1102" w:type="dxa"/>
            <w:hideMark/>
          </w:tcPr>
          <w:p w14:paraId="7829D91A" w14:textId="77777777" w:rsidR="009F289E" w:rsidRPr="009F289E" w:rsidRDefault="009F289E" w:rsidP="009F289E">
            <w:pPr>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sz w:val="16"/>
                <w:szCs w:val="16"/>
              </w:rPr>
            </w:pPr>
            <w:r w:rsidRPr="009F289E">
              <w:rPr>
                <w:rFonts w:asciiTheme="minorHAnsi" w:eastAsia="Times New Roman" w:hAnsiTheme="minorHAnsi"/>
                <w:sz w:val="16"/>
                <w:szCs w:val="16"/>
              </w:rPr>
              <w:t>DAP 3.0 Build 434 (Desktop version)</w:t>
            </w:r>
          </w:p>
        </w:tc>
        <w:tc>
          <w:tcPr>
            <w:tcW w:w="720" w:type="dxa"/>
            <w:hideMark/>
          </w:tcPr>
          <w:p w14:paraId="787ABCE4" w14:textId="77777777" w:rsidR="009F289E" w:rsidRPr="009F289E" w:rsidRDefault="009F289E" w:rsidP="009F289E">
            <w:pPr>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sz w:val="16"/>
                <w:szCs w:val="16"/>
              </w:rPr>
            </w:pPr>
            <w:r w:rsidRPr="009F289E">
              <w:rPr>
                <w:rFonts w:asciiTheme="minorHAnsi" w:eastAsia="Times New Roman" w:hAnsiTheme="minorHAnsi"/>
                <w:sz w:val="16"/>
                <w:szCs w:val="16"/>
              </w:rPr>
              <w:t>.csv</w:t>
            </w:r>
          </w:p>
        </w:tc>
        <w:tc>
          <w:tcPr>
            <w:tcW w:w="1080" w:type="dxa"/>
            <w:hideMark/>
          </w:tcPr>
          <w:p w14:paraId="17AD802D" w14:textId="77777777" w:rsidR="009F289E" w:rsidRPr="009F289E" w:rsidRDefault="009F289E" w:rsidP="009F289E">
            <w:pPr>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sz w:val="16"/>
                <w:szCs w:val="16"/>
              </w:rPr>
            </w:pPr>
            <w:r w:rsidRPr="009F289E">
              <w:rPr>
                <w:rFonts w:asciiTheme="minorHAnsi" w:eastAsia="Times New Roman" w:hAnsiTheme="minorHAnsi"/>
                <w:sz w:val="16"/>
                <w:szCs w:val="16"/>
              </w:rPr>
              <w:t> </w:t>
            </w:r>
          </w:p>
        </w:tc>
        <w:tc>
          <w:tcPr>
            <w:tcW w:w="1260" w:type="dxa"/>
            <w:hideMark/>
          </w:tcPr>
          <w:p w14:paraId="761AEFDF" w14:textId="77777777" w:rsidR="009F289E" w:rsidRPr="009F289E" w:rsidRDefault="009F289E" w:rsidP="009F289E">
            <w:pPr>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sz w:val="16"/>
                <w:szCs w:val="16"/>
              </w:rPr>
            </w:pPr>
            <w:r w:rsidRPr="009F289E">
              <w:rPr>
                <w:rFonts w:asciiTheme="minorHAnsi" w:eastAsia="Times New Roman" w:hAnsiTheme="minorHAnsi"/>
                <w:sz w:val="16"/>
                <w:szCs w:val="16"/>
              </w:rPr>
              <w:t> </w:t>
            </w:r>
          </w:p>
        </w:tc>
        <w:tc>
          <w:tcPr>
            <w:tcW w:w="1260" w:type="dxa"/>
            <w:hideMark/>
          </w:tcPr>
          <w:p w14:paraId="027140B1" w14:textId="77777777" w:rsidR="009F289E" w:rsidRPr="009F289E" w:rsidRDefault="004F096E" w:rsidP="009F289E">
            <w:pPr>
              <w:spacing w:before="100" w:beforeAutospacing="1" w:after="100" w:afterAutospacing="1" w:line="240" w:lineRule="auto"/>
              <w:jc w:val="lef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sz w:val="16"/>
                <w:szCs w:val="16"/>
              </w:rPr>
            </w:pPr>
            <w:hyperlink r:id="rId44" w:tgtFrame="_blank" w:history="1">
              <w:r w:rsidR="009F289E" w:rsidRPr="009F289E">
                <w:rPr>
                  <w:rFonts w:asciiTheme="minorHAnsi" w:eastAsia="Times New Roman" w:hAnsiTheme="minorHAnsi"/>
                  <w:color w:val="0000FF"/>
                  <w:sz w:val="16"/>
                  <w:szCs w:val="16"/>
                  <w:u w:val="single"/>
                </w:rPr>
                <w:t>Spreadsheet header</w:t>
              </w:r>
            </w:hyperlink>
          </w:p>
          <w:p w14:paraId="4DCB7162" w14:textId="77777777" w:rsidR="009F289E" w:rsidRPr="009F289E" w:rsidRDefault="009F289E" w:rsidP="009F289E">
            <w:pPr>
              <w:spacing w:before="100" w:beforeAutospacing="1" w:after="100" w:afterAutospacing="1" w:line="240" w:lineRule="auto"/>
              <w:jc w:val="lef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sz w:val="16"/>
                <w:szCs w:val="16"/>
              </w:rPr>
            </w:pPr>
            <w:r w:rsidRPr="009F289E">
              <w:rPr>
                <w:rFonts w:asciiTheme="minorHAnsi" w:eastAsia="Times New Roman" w:hAnsiTheme="minorHAnsi"/>
                <w:sz w:val="16"/>
                <w:szCs w:val="16"/>
              </w:rPr>
              <w:t>Very detailed time series</w:t>
            </w:r>
          </w:p>
        </w:tc>
        <w:tc>
          <w:tcPr>
            <w:tcW w:w="695" w:type="dxa"/>
            <w:hideMark/>
          </w:tcPr>
          <w:p w14:paraId="10C9A774" w14:textId="77777777" w:rsidR="009F289E" w:rsidRPr="009F289E" w:rsidRDefault="004F096E" w:rsidP="009F289E">
            <w:pPr>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sz w:val="16"/>
                <w:szCs w:val="16"/>
              </w:rPr>
            </w:pPr>
            <w:hyperlink r:id="rId45" w:tgtFrame="_blank" w:history="1">
              <w:r w:rsidR="009F289E" w:rsidRPr="009F289E">
                <w:rPr>
                  <w:rFonts w:asciiTheme="minorHAnsi" w:eastAsia="Times New Roman" w:hAnsiTheme="minorHAnsi"/>
                  <w:color w:val="0000FF"/>
                  <w:sz w:val="16"/>
                  <w:szCs w:val="16"/>
                  <w:u w:val="single"/>
                </w:rPr>
                <w:t>IATTC</w:t>
              </w:r>
            </w:hyperlink>
          </w:p>
        </w:tc>
        <w:tc>
          <w:tcPr>
            <w:tcW w:w="1285" w:type="dxa"/>
            <w:hideMark/>
          </w:tcPr>
          <w:p w14:paraId="2329D85F" w14:textId="77777777" w:rsidR="009F289E" w:rsidRPr="009F289E" w:rsidRDefault="009F289E" w:rsidP="009F289E">
            <w:pPr>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sz w:val="16"/>
                <w:szCs w:val="16"/>
              </w:rPr>
            </w:pPr>
            <w:r w:rsidRPr="009F289E">
              <w:rPr>
                <w:rFonts w:asciiTheme="minorHAnsi" w:eastAsia="Times New Roman" w:hAnsiTheme="minorHAnsi"/>
                <w:sz w:val="16"/>
                <w:szCs w:val="16"/>
              </w:rPr>
              <w:t>Bigeye tuna/ 0590051</w:t>
            </w:r>
          </w:p>
        </w:tc>
      </w:tr>
      <w:tr w:rsidR="009F289E" w:rsidRPr="009F289E" w14:paraId="49FE494E" w14:textId="77777777" w:rsidTr="00375303">
        <w:tc>
          <w:tcPr>
            <w:cnfStyle w:val="001000000000" w:firstRow="0" w:lastRow="0" w:firstColumn="1" w:lastColumn="0" w:oddVBand="0" w:evenVBand="0" w:oddHBand="0" w:evenHBand="0" w:firstRowFirstColumn="0" w:firstRowLastColumn="0" w:lastRowFirstColumn="0" w:lastRowLastColumn="0"/>
            <w:tcW w:w="1170" w:type="dxa"/>
            <w:hideMark/>
          </w:tcPr>
          <w:p w14:paraId="1DE48E45" w14:textId="77777777" w:rsidR="009F289E" w:rsidRPr="009F289E" w:rsidRDefault="009F289E" w:rsidP="009F289E">
            <w:pPr>
              <w:spacing w:line="240" w:lineRule="auto"/>
              <w:jc w:val="left"/>
              <w:rPr>
                <w:rFonts w:asciiTheme="minorHAnsi" w:eastAsia="Times New Roman" w:hAnsiTheme="minorHAnsi"/>
                <w:sz w:val="16"/>
                <w:szCs w:val="16"/>
              </w:rPr>
            </w:pPr>
            <w:r w:rsidRPr="009F289E">
              <w:rPr>
                <w:rFonts w:asciiTheme="minorHAnsi" w:eastAsia="Times New Roman" w:hAnsiTheme="minorHAnsi"/>
                <w:sz w:val="16"/>
                <w:szCs w:val="16"/>
              </w:rPr>
              <w:t> </w:t>
            </w:r>
          </w:p>
        </w:tc>
        <w:tc>
          <w:tcPr>
            <w:tcW w:w="739" w:type="dxa"/>
            <w:hideMark/>
          </w:tcPr>
          <w:p w14:paraId="6432BEF6" w14:textId="77777777" w:rsidR="009F289E" w:rsidRPr="009F289E" w:rsidRDefault="009F289E" w:rsidP="009F289E">
            <w:pPr>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sz w:val="16"/>
                <w:szCs w:val="16"/>
              </w:rPr>
            </w:pPr>
            <w:r w:rsidRPr="009F289E">
              <w:rPr>
                <w:rFonts w:asciiTheme="minorHAnsi" w:eastAsia="Times New Roman" w:hAnsiTheme="minorHAnsi"/>
                <w:sz w:val="16"/>
                <w:szCs w:val="16"/>
              </w:rPr>
              <w:t> </w:t>
            </w:r>
          </w:p>
        </w:tc>
        <w:tc>
          <w:tcPr>
            <w:tcW w:w="679" w:type="dxa"/>
            <w:hideMark/>
          </w:tcPr>
          <w:p w14:paraId="09D4D1AA" w14:textId="77777777" w:rsidR="009F289E" w:rsidRPr="009F289E" w:rsidRDefault="009F289E" w:rsidP="009F289E">
            <w:pPr>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sz w:val="16"/>
                <w:szCs w:val="16"/>
              </w:rPr>
            </w:pPr>
            <w:r w:rsidRPr="009F289E">
              <w:rPr>
                <w:rFonts w:asciiTheme="minorHAnsi" w:eastAsia="Times New Roman" w:hAnsiTheme="minorHAnsi"/>
                <w:sz w:val="16"/>
                <w:szCs w:val="16"/>
              </w:rPr>
              <w:t> </w:t>
            </w:r>
          </w:p>
        </w:tc>
        <w:tc>
          <w:tcPr>
            <w:tcW w:w="1102" w:type="dxa"/>
            <w:hideMark/>
          </w:tcPr>
          <w:p w14:paraId="447C289F" w14:textId="77777777" w:rsidR="009F289E" w:rsidRPr="009F289E" w:rsidRDefault="009F289E" w:rsidP="009F289E">
            <w:pPr>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sz w:val="16"/>
                <w:szCs w:val="16"/>
              </w:rPr>
            </w:pPr>
            <w:r w:rsidRPr="009F289E">
              <w:rPr>
                <w:rFonts w:asciiTheme="minorHAnsi" w:eastAsia="Times New Roman" w:hAnsiTheme="minorHAnsi"/>
                <w:sz w:val="16"/>
                <w:szCs w:val="16"/>
              </w:rPr>
              <w:t>Likely Instrument Helper</w:t>
            </w:r>
          </w:p>
        </w:tc>
        <w:tc>
          <w:tcPr>
            <w:tcW w:w="720" w:type="dxa"/>
            <w:hideMark/>
          </w:tcPr>
          <w:p w14:paraId="6A2F28A3" w14:textId="77777777" w:rsidR="009F289E" w:rsidRPr="009F289E" w:rsidRDefault="009F289E" w:rsidP="009F289E">
            <w:pPr>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sz w:val="16"/>
                <w:szCs w:val="16"/>
              </w:rPr>
            </w:pPr>
            <w:r w:rsidRPr="009F289E">
              <w:rPr>
                <w:rFonts w:asciiTheme="minorHAnsi" w:eastAsia="Times New Roman" w:hAnsiTheme="minorHAnsi"/>
                <w:sz w:val="16"/>
                <w:szCs w:val="16"/>
              </w:rPr>
              <w:t>.csv</w:t>
            </w:r>
          </w:p>
        </w:tc>
        <w:tc>
          <w:tcPr>
            <w:tcW w:w="1080" w:type="dxa"/>
            <w:hideMark/>
          </w:tcPr>
          <w:p w14:paraId="2E36DCFE" w14:textId="77777777" w:rsidR="009F289E" w:rsidRPr="009F289E" w:rsidRDefault="009F289E" w:rsidP="009F289E">
            <w:pPr>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sz w:val="16"/>
                <w:szCs w:val="16"/>
              </w:rPr>
            </w:pPr>
            <w:r w:rsidRPr="009F289E">
              <w:rPr>
                <w:rFonts w:asciiTheme="minorHAnsi" w:eastAsia="Times New Roman" w:hAnsiTheme="minorHAnsi"/>
                <w:sz w:val="16"/>
                <w:szCs w:val="16"/>
              </w:rPr>
              <w:t> </w:t>
            </w:r>
          </w:p>
        </w:tc>
        <w:tc>
          <w:tcPr>
            <w:tcW w:w="1260" w:type="dxa"/>
            <w:hideMark/>
          </w:tcPr>
          <w:p w14:paraId="09C8C5B5" w14:textId="77777777" w:rsidR="009F289E" w:rsidRPr="009F289E" w:rsidRDefault="009F289E" w:rsidP="009F289E">
            <w:pPr>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sz w:val="16"/>
                <w:szCs w:val="16"/>
              </w:rPr>
            </w:pPr>
            <w:r w:rsidRPr="009F289E">
              <w:rPr>
                <w:rFonts w:asciiTheme="minorHAnsi" w:eastAsia="Times New Roman" w:hAnsiTheme="minorHAnsi"/>
                <w:sz w:val="16"/>
                <w:szCs w:val="16"/>
              </w:rPr>
              <w:t> </w:t>
            </w:r>
          </w:p>
        </w:tc>
        <w:tc>
          <w:tcPr>
            <w:tcW w:w="1260" w:type="dxa"/>
            <w:hideMark/>
          </w:tcPr>
          <w:p w14:paraId="76556487" w14:textId="77777777" w:rsidR="009F289E" w:rsidRPr="009F289E" w:rsidRDefault="009F289E" w:rsidP="009F289E">
            <w:pPr>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sz w:val="16"/>
                <w:szCs w:val="16"/>
              </w:rPr>
            </w:pPr>
            <w:r w:rsidRPr="009F289E">
              <w:rPr>
                <w:rFonts w:asciiTheme="minorHAnsi" w:eastAsia="Times New Roman" w:hAnsiTheme="minorHAnsi"/>
                <w:sz w:val="16"/>
                <w:szCs w:val="16"/>
              </w:rPr>
              <w:t>Detailed time series</w:t>
            </w:r>
          </w:p>
        </w:tc>
        <w:tc>
          <w:tcPr>
            <w:tcW w:w="695" w:type="dxa"/>
            <w:hideMark/>
          </w:tcPr>
          <w:p w14:paraId="44FE7C97" w14:textId="77777777" w:rsidR="009F289E" w:rsidRPr="009F289E" w:rsidRDefault="004F096E" w:rsidP="009F289E">
            <w:pPr>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sz w:val="16"/>
                <w:szCs w:val="16"/>
              </w:rPr>
            </w:pPr>
            <w:hyperlink r:id="rId46" w:anchor="%21/download/animal-tags" w:tgtFrame="_blank" w:history="1">
              <w:r w:rsidR="009F289E" w:rsidRPr="009F289E">
                <w:rPr>
                  <w:rFonts w:asciiTheme="minorHAnsi" w:eastAsia="Times New Roman" w:hAnsiTheme="minorHAnsi"/>
                  <w:color w:val="0000FF"/>
                  <w:sz w:val="16"/>
                  <w:szCs w:val="16"/>
                  <w:u w:val="single"/>
                </w:rPr>
                <w:t>ATN</w:t>
              </w:r>
            </w:hyperlink>
          </w:p>
        </w:tc>
        <w:tc>
          <w:tcPr>
            <w:tcW w:w="1285" w:type="dxa"/>
            <w:hideMark/>
          </w:tcPr>
          <w:p w14:paraId="71FE75E8" w14:textId="77777777" w:rsidR="009F289E" w:rsidRPr="009F289E" w:rsidRDefault="009F289E" w:rsidP="009F289E">
            <w:pPr>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sz w:val="16"/>
                <w:szCs w:val="16"/>
              </w:rPr>
            </w:pPr>
            <w:r w:rsidRPr="009F289E">
              <w:rPr>
                <w:rFonts w:asciiTheme="minorHAnsi" w:eastAsia="Times New Roman" w:hAnsiTheme="minorHAnsi"/>
                <w:sz w:val="16"/>
                <w:szCs w:val="16"/>
              </w:rPr>
              <w:t>Albacore tuna/ 1204043</w:t>
            </w:r>
          </w:p>
        </w:tc>
      </w:tr>
      <w:tr w:rsidR="009F289E" w:rsidRPr="009F289E" w14:paraId="361A47AB" w14:textId="77777777" w:rsidTr="00375303">
        <w:tc>
          <w:tcPr>
            <w:cnfStyle w:val="001000000000" w:firstRow="0" w:lastRow="0" w:firstColumn="1" w:lastColumn="0" w:oddVBand="0" w:evenVBand="0" w:oddHBand="0" w:evenHBand="0" w:firstRowFirstColumn="0" w:firstRowLastColumn="0" w:lastRowFirstColumn="0" w:lastRowLastColumn="0"/>
            <w:tcW w:w="1170" w:type="dxa"/>
            <w:hideMark/>
          </w:tcPr>
          <w:p w14:paraId="3B4F1146" w14:textId="77777777" w:rsidR="009F289E" w:rsidRPr="009F289E" w:rsidRDefault="004F096E" w:rsidP="009F289E">
            <w:pPr>
              <w:spacing w:line="240" w:lineRule="auto"/>
              <w:jc w:val="left"/>
              <w:rPr>
                <w:rFonts w:asciiTheme="minorHAnsi" w:eastAsia="Times New Roman" w:hAnsiTheme="minorHAnsi"/>
                <w:sz w:val="16"/>
                <w:szCs w:val="16"/>
              </w:rPr>
            </w:pPr>
            <w:hyperlink r:id="rId47" w:tgtFrame="_blank" w:history="1">
              <w:r w:rsidR="009F289E" w:rsidRPr="009F289E">
                <w:rPr>
                  <w:rFonts w:asciiTheme="minorHAnsi" w:eastAsia="Times New Roman" w:hAnsiTheme="minorHAnsi"/>
                  <w:color w:val="0000FF"/>
                  <w:sz w:val="16"/>
                  <w:szCs w:val="16"/>
                  <w:u w:val="single"/>
                </w:rPr>
                <w:t>Lotek</w:t>
              </w:r>
            </w:hyperlink>
          </w:p>
        </w:tc>
        <w:tc>
          <w:tcPr>
            <w:tcW w:w="739" w:type="dxa"/>
            <w:hideMark/>
          </w:tcPr>
          <w:p w14:paraId="63567F66" w14:textId="77777777" w:rsidR="009F289E" w:rsidRPr="009F289E" w:rsidRDefault="009F289E" w:rsidP="009F289E">
            <w:pPr>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sz w:val="16"/>
                <w:szCs w:val="16"/>
              </w:rPr>
            </w:pPr>
            <w:r w:rsidRPr="009F289E">
              <w:rPr>
                <w:rFonts w:asciiTheme="minorHAnsi" w:eastAsia="Times New Roman" w:hAnsiTheme="minorHAnsi"/>
                <w:sz w:val="16"/>
                <w:szCs w:val="16"/>
              </w:rPr>
              <w:t>Implanted/ Archival</w:t>
            </w:r>
          </w:p>
        </w:tc>
        <w:tc>
          <w:tcPr>
            <w:tcW w:w="679" w:type="dxa"/>
            <w:hideMark/>
          </w:tcPr>
          <w:p w14:paraId="08624526" w14:textId="77777777" w:rsidR="009F289E" w:rsidRPr="009F289E" w:rsidRDefault="009F289E" w:rsidP="009F289E">
            <w:pPr>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sz w:val="16"/>
                <w:szCs w:val="16"/>
              </w:rPr>
            </w:pPr>
            <w:r w:rsidRPr="009F289E">
              <w:rPr>
                <w:rFonts w:asciiTheme="minorHAnsi" w:eastAsia="Times New Roman" w:hAnsiTheme="minorHAnsi"/>
                <w:sz w:val="16"/>
                <w:szCs w:val="16"/>
              </w:rPr>
              <w:t> </w:t>
            </w:r>
          </w:p>
        </w:tc>
        <w:tc>
          <w:tcPr>
            <w:tcW w:w="1102" w:type="dxa"/>
            <w:hideMark/>
          </w:tcPr>
          <w:p w14:paraId="3D037528" w14:textId="77777777" w:rsidR="009F289E" w:rsidRPr="009F289E" w:rsidRDefault="009F289E" w:rsidP="009F289E">
            <w:pPr>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sz w:val="16"/>
                <w:szCs w:val="16"/>
              </w:rPr>
            </w:pPr>
            <w:r w:rsidRPr="009F289E">
              <w:rPr>
                <w:rFonts w:asciiTheme="minorHAnsi" w:eastAsia="Times New Roman" w:hAnsiTheme="minorHAnsi"/>
                <w:sz w:val="16"/>
                <w:szCs w:val="16"/>
              </w:rPr>
              <w:t>Viewer 2000</w:t>
            </w:r>
          </w:p>
        </w:tc>
        <w:tc>
          <w:tcPr>
            <w:tcW w:w="720" w:type="dxa"/>
            <w:hideMark/>
          </w:tcPr>
          <w:p w14:paraId="48B25BC5" w14:textId="77777777" w:rsidR="009F289E" w:rsidRPr="009F289E" w:rsidRDefault="009F289E" w:rsidP="009F289E">
            <w:pPr>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sz w:val="16"/>
                <w:szCs w:val="16"/>
              </w:rPr>
            </w:pPr>
            <w:r w:rsidRPr="009F289E">
              <w:rPr>
                <w:rFonts w:asciiTheme="minorHAnsi" w:eastAsia="Times New Roman" w:hAnsiTheme="minorHAnsi"/>
                <w:sz w:val="16"/>
                <w:szCs w:val="16"/>
              </w:rPr>
              <w:t>.csv</w:t>
            </w:r>
          </w:p>
        </w:tc>
        <w:tc>
          <w:tcPr>
            <w:tcW w:w="1080" w:type="dxa"/>
            <w:hideMark/>
          </w:tcPr>
          <w:p w14:paraId="7D775F0B" w14:textId="77777777" w:rsidR="009F289E" w:rsidRPr="009F289E" w:rsidRDefault="004F096E" w:rsidP="009F289E">
            <w:pPr>
              <w:spacing w:before="100" w:beforeAutospacing="1" w:after="100" w:afterAutospacing="1" w:line="240" w:lineRule="auto"/>
              <w:jc w:val="lef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sz w:val="16"/>
                <w:szCs w:val="16"/>
              </w:rPr>
            </w:pPr>
            <w:hyperlink r:id="rId48" w:history="1">
              <w:r w:rsidR="009F289E" w:rsidRPr="009F289E">
                <w:rPr>
                  <w:rFonts w:asciiTheme="minorHAnsi" w:eastAsia="Times New Roman" w:hAnsiTheme="minorHAnsi"/>
                  <w:color w:val="0000FF"/>
                  <w:sz w:val="16"/>
                  <w:szCs w:val="16"/>
                  <w:u w:val="single"/>
                </w:rPr>
                <w:t>Archival_LotekWireless.7z</w:t>
              </w:r>
            </w:hyperlink>
          </w:p>
        </w:tc>
        <w:tc>
          <w:tcPr>
            <w:tcW w:w="1260" w:type="dxa"/>
            <w:hideMark/>
          </w:tcPr>
          <w:p w14:paraId="678617F6" w14:textId="77777777" w:rsidR="009F289E" w:rsidRPr="009F289E" w:rsidRDefault="009F289E" w:rsidP="009F289E">
            <w:pPr>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sz w:val="16"/>
                <w:szCs w:val="16"/>
              </w:rPr>
            </w:pPr>
            <w:r w:rsidRPr="009F289E">
              <w:rPr>
                <w:rFonts w:asciiTheme="minorHAnsi" w:eastAsia="Times New Roman" w:hAnsiTheme="minorHAnsi"/>
                <w:sz w:val="16"/>
                <w:szCs w:val="16"/>
              </w:rPr>
              <w:t>Simple; try first</w:t>
            </w:r>
          </w:p>
        </w:tc>
        <w:tc>
          <w:tcPr>
            <w:tcW w:w="1260" w:type="dxa"/>
            <w:hideMark/>
          </w:tcPr>
          <w:p w14:paraId="1E523905" w14:textId="77777777" w:rsidR="009F289E" w:rsidRPr="009F289E" w:rsidRDefault="009F289E" w:rsidP="009F289E">
            <w:pPr>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sz w:val="16"/>
                <w:szCs w:val="16"/>
              </w:rPr>
            </w:pPr>
            <w:r w:rsidRPr="009F289E">
              <w:rPr>
                <w:rFonts w:asciiTheme="minorHAnsi" w:eastAsia="Times New Roman" w:hAnsiTheme="minorHAnsi"/>
                <w:sz w:val="16"/>
                <w:szCs w:val="16"/>
              </w:rPr>
              <w:t>Very detailed time series</w:t>
            </w:r>
          </w:p>
        </w:tc>
        <w:tc>
          <w:tcPr>
            <w:tcW w:w="695" w:type="dxa"/>
            <w:hideMark/>
          </w:tcPr>
          <w:p w14:paraId="536249EF" w14:textId="77777777" w:rsidR="009F289E" w:rsidRPr="009F289E" w:rsidRDefault="004F096E" w:rsidP="009F289E">
            <w:pPr>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sz w:val="16"/>
                <w:szCs w:val="16"/>
              </w:rPr>
            </w:pPr>
            <w:hyperlink r:id="rId49" w:tgtFrame="_blank" w:history="1">
              <w:r w:rsidR="009F289E" w:rsidRPr="009F289E">
                <w:rPr>
                  <w:rFonts w:asciiTheme="minorHAnsi" w:eastAsia="Times New Roman" w:hAnsiTheme="minorHAnsi"/>
                  <w:color w:val="0000FF"/>
                  <w:sz w:val="16"/>
                  <w:szCs w:val="16"/>
                  <w:u w:val="single"/>
                </w:rPr>
                <w:t>IATTC</w:t>
              </w:r>
            </w:hyperlink>
          </w:p>
        </w:tc>
        <w:tc>
          <w:tcPr>
            <w:tcW w:w="1285" w:type="dxa"/>
            <w:hideMark/>
          </w:tcPr>
          <w:p w14:paraId="7CBB3CD9" w14:textId="77777777" w:rsidR="009F289E" w:rsidRPr="009F289E" w:rsidRDefault="009F289E" w:rsidP="009F289E">
            <w:pPr>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sz w:val="16"/>
                <w:szCs w:val="16"/>
              </w:rPr>
            </w:pPr>
            <w:r w:rsidRPr="009F289E">
              <w:rPr>
                <w:rFonts w:asciiTheme="minorHAnsi" w:eastAsia="Times New Roman" w:hAnsiTheme="minorHAnsi"/>
                <w:sz w:val="16"/>
                <w:szCs w:val="16"/>
              </w:rPr>
              <w:t>Yellowfin tuna/ A0525</w:t>
            </w:r>
          </w:p>
        </w:tc>
      </w:tr>
      <w:tr w:rsidR="009F289E" w:rsidRPr="009F289E" w14:paraId="04B46202" w14:textId="77777777" w:rsidTr="00375303">
        <w:tc>
          <w:tcPr>
            <w:cnfStyle w:val="001000000000" w:firstRow="0" w:lastRow="0" w:firstColumn="1" w:lastColumn="0" w:oddVBand="0" w:evenVBand="0" w:oddHBand="0" w:evenHBand="0" w:firstRowFirstColumn="0" w:firstRowLastColumn="0" w:lastRowFirstColumn="0" w:lastRowLastColumn="0"/>
            <w:tcW w:w="1170" w:type="dxa"/>
            <w:hideMark/>
          </w:tcPr>
          <w:p w14:paraId="293C4842" w14:textId="77777777" w:rsidR="009F289E" w:rsidRPr="009F289E" w:rsidRDefault="009F289E" w:rsidP="009F289E">
            <w:pPr>
              <w:spacing w:line="240" w:lineRule="auto"/>
              <w:jc w:val="left"/>
              <w:rPr>
                <w:rFonts w:asciiTheme="minorHAnsi" w:eastAsia="Times New Roman" w:hAnsiTheme="minorHAnsi"/>
                <w:sz w:val="16"/>
                <w:szCs w:val="16"/>
              </w:rPr>
            </w:pPr>
            <w:r w:rsidRPr="009F289E">
              <w:rPr>
                <w:rFonts w:asciiTheme="minorHAnsi" w:eastAsia="Times New Roman" w:hAnsiTheme="minorHAnsi"/>
                <w:sz w:val="16"/>
                <w:szCs w:val="16"/>
              </w:rPr>
              <w:t> </w:t>
            </w:r>
          </w:p>
        </w:tc>
        <w:tc>
          <w:tcPr>
            <w:tcW w:w="739" w:type="dxa"/>
            <w:hideMark/>
          </w:tcPr>
          <w:p w14:paraId="08ACDD5A" w14:textId="77777777" w:rsidR="009F289E" w:rsidRPr="009F289E" w:rsidRDefault="009F289E" w:rsidP="009F289E">
            <w:pPr>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sz w:val="16"/>
                <w:szCs w:val="16"/>
              </w:rPr>
            </w:pPr>
            <w:r w:rsidRPr="009F289E">
              <w:rPr>
                <w:rFonts w:asciiTheme="minorHAnsi" w:eastAsia="Times New Roman" w:hAnsiTheme="minorHAnsi"/>
                <w:sz w:val="16"/>
                <w:szCs w:val="16"/>
              </w:rPr>
              <w:t> </w:t>
            </w:r>
          </w:p>
        </w:tc>
        <w:tc>
          <w:tcPr>
            <w:tcW w:w="679" w:type="dxa"/>
            <w:hideMark/>
          </w:tcPr>
          <w:p w14:paraId="6AB48336" w14:textId="77777777" w:rsidR="009F289E" w:rsidRPr="009F289E" w:rsidRDefault="009F289E" w:rsidP="009F289E">
            <w:pPr>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sz w:val="16"/>
                <w:szCs w:val="16"/>
              </w:rPr>
            </w:pPr>
            <w:r w:rsidRPr="009F289E">
              <w:rPr>
                <w:rFonts w:asciiTheme="minorHAnsi" w:eastAsia="Times New Roman" w:hAnsiTheme="minorHAnsi"/>
                <w:sz w:val="16"/>
                <w:szCs w:val="16"/>
              </w:rPr>
              <w:t> </w:t>
            </w:r>
          </w:p>
        </w:tc>
        <w:tc>
          <w:tcPr>
            <w:tcW w:w="1102" w:type="dxa"/>
            <w:hideMark/>
          </w:tcPr>
          <w:p w14:paraId="2A1A8D54" w14:textId="77777777" w:rsidR="009F289E" w:rsidRPr="009F289E" w:rsidRDefault="009F289E" w:rsidP="009F289E">
            <w:pPr>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sz w:val="16"/>
                <w:szCs w:val="16"/>
              </w:rPr>
            </w:pPr>
            <w:r w:rsidRPr="009F289E">
              <w:rPr>
                <w:rFonts w:asciiTheme="minorHAnsi" w:eastAsia="Times New Roman" w:hAnsiTheme="minorHAnsi"/>
                <w:sz w:val="16"/>
                <w:szCs w:val="16"/>
              </w:rPr>
              <w:t> </w:t>
            </w:r>
          </w:p>
        </w:tc>
        <w:tc>
          <w:tcPr>
            <w:tcW w:w="720" w:type="dxa"/>
            <w:hideMark/>
          </w:tcPr>
          <w:p w14:paraId="57AC99C5" w14:textId="77777777" w:rsidR="009F289E" w:rsidRPr="009F289E" w:rsidRDefault="009F289E" w:rsidP="009F289E">
            <w:pPr>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sz w:val="16"/>
                <w:szCs w:val="16"/>
              </w:rPr>
            </w:pPr>
            <w:r w:rsidRPr="009F289E">
              <w:rPr>
                <w:rFonts w:asciiTheme="minorHAnsi" w:eastAsia="Times New Roman" w:hAnsiTheme="minorHAnsi"/>
                <w:sz w:val="16"/>
                <w:szCs w:val="16"/>
              </w:rPr>
              <w:t> </w:t>
            </w:r>
          </w:p>
        </w:tc>
        <w:tc>
          <w:tcPr>
            <w:tcW w:w="1080" w:type="dxa"/>
            <w:hideMark/>
          </w:tcPr>
          <w:p w14:paraId="1393F4A2" w14:textId="77777777" w:rsidR="009F289E" w:rsidRPr="009F289E" w:rsidRDefault="009F289E" w:rsidP="009F289E">
            <w:pPr>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sz w:val="16"/>
                <w:szCs w:val="16"/>
              </w:rPr>
            </w:pPr>
            <w:r w:rsidRPr="009F289E">
              <w:rPr>
                <w:rFonts w:asciiTheme="minorHAnsi" w:eastAsia="Times New Roman" w:hAnsiTheme="minorHAnsi"/>
                <w:sz w:val="16"/>
                <w:szCs w:val="16"/>
              </w:rPr>
              <w:t> </w:t>
            </w:r>
          </w:p>
        </w:tc>
        <w:tc>
          <w:tcPr>
            <w:tcW w:w="1260" w:type="dxa"/>
            <w:hideMark/>
          </w:tcPr>
          <w:p w14:paraId="2E1CAB11" w14:textId="77777777" w:rsidR="009F289E" w:rsidRPr="009F289E" w:rsidRDefault="009F289E" w:rsidP="009F289E">
            <w:pPr>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sz w:val="16"/>
                <w:szCs w:val="16"/>
              </w:rPr>
            </w:pPr>
            <w:r w:rsidRPr="009F289E">
              <w:rPr>
                <w:rFonts w:asciiTheme="minorHAnsi" w:eastAsia="Times New Roman" w:hAnsiTheme="minorHAnsi"/>
                <w:sz w:val="16"/>
                <w:szCs w:val="16"/>
              </w:rPr>
              <w:t> </w:t>
            </w:r>
          </w:p>
        </w:tc>
        <w:tc>
          <w:tcPr>
            <w:tcW w:w="1260" w:type="dxa"/>
            <w:hideMark/>
          </w:tcPr>
          <w:p w14:paraId="1CDB7834" w14:textId="77777777" w:rsidR="009F289E" w:rsidRPr="009F289E" w:rsidRDefault="009F289E" w:rsidP="009F289E">
            <w:pPr>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sz w:val="16"/>
                <w:szCs w:val="16"/>
              </w:rPr>
            </w:pPr>
            <w:r w:rsidRPr="009F289E">
              <w:rPr>
                <w:rFonts w:asciiTheme="minorHAnsi" w:eastAsia="Times New Roman" w:hAnsiTheme="minorHAnsi"/>
                <w:sz w:val="16"/>
                <w:szCs w:val="16"/>
              </w:rPr>
              <w:t>Very detailed time series</w:t>
            </w:r>
          </w:p>
        </w:tc>
        <w:tc>
          <w:tcPr>
            <w:tcW w:w="695" w:type="dxa"/>
            <w:hideMark/>
          </w:tcPr>
          <w:p w14:paraId="2A9F323E" w14:textId="77777777" w:rsidR="009F289E" w:rsidRPr="009F289E" w:rsidRDefault="004F096E" w:rsidP="009F289E">
            <w:pPr>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sz w:val="16"/>
                <w:szCs w:val="16"/>
              </w:rPr>
            </w:pPr>
            <w:hyperlink r:id="rId50" w:tgtFrame="_blank" w:history="1">
              <w:r w:rsidR="009F289E" w:rsidRPr="009F289E">
                <w:rPr>
                  <w:rFonts w:asciiTheme="minorHAnsi" w:eastAsia="Times New Roman" w:hAnsiTheme="minorHAnsi"/>
                  <w:color w:val="0000FF"/>
                  <w:sz w:val="16"/>
                  <w:szCs w:val="16"/>
                  <w:u w:val="single"/>
                </w:rPr>
                <w:t>IATTC</w:t>
              </w:r>
            </w:hyperlink>
          </w:p>
        </w:tc>
        <w:tc>
          <w:tcPr>
            <w:tcW w:w="1285" w:type="dxa"/>
            <w:hideMark/>
          </w:tcPr>
          <w:p w14:paraId="385735B6" w14:textId="77777777" w:rsidR="009F289E" w:rsidRPr="009F289E" w:rsidRDefault="009F289E" w:rsidP="009F289E">
            <w:pPr>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sz w:val="16"/>
                <w:szCs w:val="16"/>
              </w:rPr>
            </w:pPr>
            <w:r w:rsidRPr="009F289E">
              <w:rPr>
                <w:rFonts w:asciiTheme="minorHAnsi" w:eastAsia="Times New Roman" w:hAnsiTheme="minorHAnsi"/>
                <w:sz w:val="16"/>
                <w:szCs w:val="16"/>
              </w:rPr>
              <w:t>Yellowfin tuna/ C0066</w:t>
            </w:r>
          </w:p>
        </w:tc>
      </w:tr>
    </w:tbl>
    <w:p w14:paraId="1720A6DE" w14:textId="77777777" w:rsidR="0088112C" w:rsidRDefault="0088112C" w:rsidP="0088112C"/>
    <w:p w14:paraId="5AAE58B5" w14:textId="77777777" w:rsidR="00FE19D5" w:rsidRDefault="00FE19D5" w:rsidP="0088112C"/>
    <w:p w14:paraId="6D8DEB39" w14:textId="77777777" w:rsidR="00AC0219" w:rsidRDefault="00AC0219" w:rsidP="0088112C"/>
    <w:p w14:paraId="7885D0E1" w14:textId="77777777" w:rsidR="00AC0219" w:rsidRDefault="00AC0219" w:rsidP="0088112C"/>
    <w:p w14:paraId="40AB4C96" w14:textId="77777777" w:rsidR="00702B6B" w:rsidRDefault="00B90D63" w:rsidP="00702B6B">
      <w:pPr>
        <w:pStyle w:val="Heading1"/>
      </w:pPr>
      <w:r>
        <w:br w:type="page"/>
      </w:r>
      <w:bookmarkStart w:id="280" w:name="_Toc20488811"/>
      <w:r w:rsidR="003E5276">
        <w:lastRenderedPageBreak/>
        <w:t>nc-</w:t>
      </w:r>
      <w:r w:rsidR="00702B6B">
        <w:t>eT</w:t>
      </w:r>
      <w:r w:rsidR="003E5276">
        <w:t>AG</w:t>
      </w:r>
      <w:r w:rsidR="00702B6B">
        <w:t xml:space="preserve"> </w:t>
      </w:r>
      <w:r w:rsidR="003E5276">
        <w:t>Templates</w:t>
      </w:r>
      <w:bookmarkEnd w:id="280"/>
    </w:p>
    <w:p w14:paraId="06A5F248" w14:textId="77777777" w:rsidR="00904B32" w:rsidRDefault="003D503D" w:rsidP="003D503D">
      <w:pPr>
        <w:rPr>
          <w:lang w:val="en-GB"/>
        </w:rPr>
      </w:pPr>
      <w:r>
        <w:rPr>
          <w:lang w:val="en-GB"/>
        </w:rPr>
        <w:t xml:space="preserve">This section provides the detailed CDL </w:t>
      </w:r>
      <w:r w:rsidR="009A55D8">
        <w:rPr>
          <w:lang w:val="en-GB"/>
        </w:rPr>
        <w:t>template specification</w:t>
      </w:r>
      <w:r>
        <w:rPr>
          <w:lang w:val="en-GB"/>
        </w:rPr>
        <w:t xml:space="preserve"> for encoding of the key classes</w:t>
      </w:r>
      <w:r w:rsidR="009A55D8">
        <w:rPr>
          <w:lang w:val="en-GB"/>
        </w:rPr>
        <w:t xml:space="preserve"> of (non-acoustic) electronic tagging datasets in netCDF consistent with prevailing Earth Science data interoperability.  </w:t>
      </w:r>
      <w:r w:rsidR="00904B32">
        <w:rPr>
          <w:lang w:val="en-GB"/>
        </w:rPr>
        <w:t xml:space="preserve">Three nc-eTAG templates are available for download as CDL </w:t>
      </w:r>
      <w:r w:rsidR="00E8188A">
        <w:rPr>
          <w:lang w:val="en-GB"/>
        </w:rPr>
        <w:t>(</w:t>
      </w:r>
      <w:r w:rsidR="00904B32">
        <w:rPr>
          <w:lang w:val="en-GB"/>
        </w:rPr>
        <w:t>asci</w:t>
      </w:r>
      <w:r w:rsidR="00E8188A">
        <w:rPr>
          <w:lang w:val="en-GB"/>
        </w:rPr>
        <w:t>i)</w:t>
      </w:r>
      <w:r w:rsidR="00904B32">
        <w:rPr>
          <w:lang w:val="en-GB"/>
        </w:rPr>
        <w:t xml:space="preserve"> text files from </w:t>
      </w:r>
      <w:hyperlink r:id="rId51" w:history="1">
        <w:r w:rsidR="00904B32" w:rsidRPr="000718F7">
          <w:rPr>
            <w:rStyle w:val="Hyperlink"/>
            <w:lang w:val="en-GB"/>
          </w:rPr>
          <w:t>https://oiip.jpl.nasa.gov/</w:t>
        </w:r>
      </w:hyperlink>
      <w:r w:rsidR="00904B32">
        <w:rPr>
          <w:lang w:val="en-GB"/>
        </w:rPr>
        <w:t xml:space="preserve">.  Appropriate citation of this reference document and acknowledgement of the NASA/ACCESS15-0017 Oceanographic In-situ data Interoperability Project </w:t>
      </w:r>
      <w:r w:rsidR="00B62D3E">
        <w:rPr>
          <w:lang w:val="en-GB"/>
        </w:rPr>
        <w:t>would be</w:t>
      </w:r>
      <w:r w:rsidR="00D80CBE">
        <w:rPr>
          <w:lang w:val="en-GB"/>
        </w:rPr>
        <w:t xml:space="preserve"> appreciated.</w:t>
      </w:r>
    </w:p>
    <w:p w14:paraId="274C7B31" w14:textId="77777777" w:rsidR="00904B32" w:rsidRDefault="00904B32" w:rsidP="003D503D">
      <w:pPr>
        <w:rPr>
          <w:lang w:val="en-GB"/>
        </w:rPr>
      </w:pPr>
    </w:p>
    <w:p w14:paraId="3C1EC1C5" w14:textId="77777777" w:rsidR="0055763D" w:rsidRDefault="009A55D8" w:rsidP="003D503D">
      <w:pPr>
        <w:rPr>
          <w:lang w:val="en-GB"/>
        </w:rPr>
      </w:pPr>
      <w:r>
        <w:rPr>
          <w:lang w:val="en-GB"/>
        </w:rPr>
        <w:t xml:space="preserve">Note that these templates are not intended to </w:t>
      </w:r>
      <w:r w:rsidR="00B62D3E">
        <w:rPr>
          <w:lang w:val="en-GB"/>
        </w:rPr>
        <w:t>capture every possible variable</w:t>
      </w:r>
      <w:r>
        <w:rPr>
          <w:lang w:val="en-GB"/>
        </w:rPr>
        <w:t xml:space="preserve"> electronic tags measure now or </w:t>
      </w:r>
      <w:r w:rsidR="00B62D3E">
        <w:rPr>
          <w:lang w:val="en-GB"/>
        </w:rPr>
        <w:t>will measure in</w:t>
      </w:r>
      <w:r>
        <w:rPr>
          <w:lang w:val="en-GB"/>
        </w:rPr>
        <w:t xml:space="preserve"> the future</w:t>
      </w:r>
      <w:r w:rsidR="00B62D3E">
        <w:rPr>
          <w:lang w:val="en-GB"/>
        </w:rPr>
        <w:t>.  They</w:t>
      </w:r>
      <w:r>
        <w:rPr>
          <w:lang w:val="en-GB"/>
        </w:rPr>
        <w:t xml:space="preserve"> do, however, provide a comprehensive roadmap for implementation for all the key categories of data and variables for storage in netCDF structures.  This includes: 1) </w:t>
      </w:r>
      <w:r w:rsidRPr="00924BB6">
        <w:rPr>
          <w:b/>
          <w:i/>
          <w:lang w:val="en-GB"/>
        </w:rPr>
        <w:t>global and variable level metadata</w:t>
      </w:r>
      <w:r>
        <w:rPr>
          <w:lang w:val="en-GB"/>
        </w:rPr>
        <w:t xml:space="preserve"> attributes, </w:t>
      </w:r>
      <w:r w:rsidR="0055763D">
        <w:rPr>
          <w:lang w:val="en-GB"/>
        </w:rPr>
        <w:t xml:space="preserve">involving </w:t>
      </w:r>
      <w:r>
        <w:rPr>
          <w:lang w:val="en-GB"/>
        </w:rPr>
        <w:t xml:space="preserve">both tag domain specific and CF/ACDD geospatial attributes, and 2) standards compliant data structures supporting both </w:t>
      </w:r>
      <w:r w:rsidRPr="009A55D8">
        <w:rPr>
          <w:b/>
          <w:i/>
          <w:lang w:val="en-GB"/>
        </w:rPr>
        <w:t>coordinate</w:t>
      </w:r>
      <w:r w:rsidRPr="009A55D8">
        <w:rPr>
          <w:i/>
          <w:lang w:val="en-GB"/>
        </w:rPr>
        <w:t xml:space="preserve"> </w:t>
      </w:r>
      <w:r w:rsidRPr="00924BB6">
        <w:rPr>
          <w:b/>
          <w:i/>
          <w:lang w:val="en-GB"/>
        </w:rPr>
        <w:t>variable</w:t>
      </w:r>
      <w:r>
        <w:rPr>
          <w:lang w:val="en-GB"/>
        </w:rPr>
        <w:t xml:space="preserve"> data (eg. </w:t>
      </w:r>
      <w:r w:rsidR="00446F46">
        <w:rPr>
          <w:lang w:val="en-GB"/>
        </w:rPr>
        <w:t>Latitude, L</w:t>
      </w:r>
      <w:r>
        <w:rPr>
          <w:lang w:val="en-GB"/>
        </w:rPr>
        <w:t>on</w:t>
      </w:r>
      <w:r w:rsidR="00446F46">
        <w:rPr>
          <w:lang w:val="en-GB"/>
        </w:rPr>
        <w:t>gitude, Time, D</w:t>
      </w:r>
      <w:r>
        <w:rPr>
          <w:lang w:val="en-GB"/>
        </w:rPr>
        <w:t xml:space="preserve">epth), and </w:t>
      </w:r>
      <w:r w:rsidRPr="009A55D8">
        <w:rPr>
          <w:b/>
          <w:i/>
          <w:lang w:val="en-GB"/>
        </w:rPr>
        <w:t>geophysical measurement</w:t>
      </w:r>
      <w:r>
        <w:rPr>
          <w:lang w:val="en-GB"/>
        </w:rPr>
        <w:t xml:space="preserve"> </w:t>
      </w:r>
      <w:r w:rsidRPr="00924BB6">
        <w:rPr>
          <w:b/>
          <w:i/>
          <w:lang w:val="en-GB"/>
        </w:rPr>
        <w:t>variable</w:t>
      </w:r>
      <w:r>
        <w:rPr>
          <w:lang w:val="en-GB"/>
        </w:rPr>
        <w:t xml:space="preserve"> data (eg. </w:t>
      </w:r>
      <w:r w:rsidR="00446F46">
        <w:rPr>
          <w:lang w:val="en-GB"/>
        </w:rPr>
        <w:t>L</w:t>
      </w:r>
      <w:r>
        <w:rPr>
          <w:lang w:val="en-GB"/>
        </w:rPr>
        <w:t xml:space="preserve">ight </w:t>
      </w:r>
      <w:r w:rsidR="00446F46">
        <w:rPr>
          <w:lang w:val="en-GB"/>
        </w:rPr>
        <w:t>level, T</w:t>
      </w:r>
      <w:r>
        <w:rPr>
          <w:lang w:val="en-GB"/>
        </w:rPr>
        <w:t>emperature</w:t>
      </w:r>
      <w:r w:rsidR="00446F46">
        <w:rPr>
          <w:lang w:val="en-GB"/>
        </w:rPr>
        <w:t xml:space="preserve"> etc).  </w:t>
      </w:r>
      <w:r w:rsidR="00924BB6">
        <w:rPr>
          <w:lang w:val="en-GB"/>
        </w:rPr>
        <w:t xml:space="preserve">The block organization of the CDL templates below reflect these fundamental structural elements.   </w:t>
      </w:r>
      <w:r w:rsidR="00446F46">
        <w:rPr>
          <w:lang w:val="en-GB"/>
        </w:rPr>
        <w:t>Where and as new sensor measurements are available, additional data structures following the same specifications and patterns outlined in the templates can simply be added</w:t>
      </w:r>
      <w:r w:rsidR="00B62D3E">
        <w:rPr>
          <w:lang w:val="en-GB"/>
        </w:rPr>
        <w:t xml:space="preserve"> to implementations</w:t>
      </w:r>
      <w:r w:rsidR="00446F46">
        <w:rPr>
          <w:lang w:val="en-GB"/>
        </w:rPr>
        <w:t>.</w:t>
      </w:r>
    </w:p>
    <w:p w14:paraId="02FC7A89" w14:textId="77777777" w:rsidR="0055763D" w:rsidRDefault="0055763D" w:rsidP="003D503D">
      <w:pPr>
        <w:rPr>
          <w:lang w:val="en-GB"/>
        </w:rPr>
      </w:pPr>
    </w:p>
    <w:p w14:paraId="2AF596B0" w14:textId="77777777" w:rsidR="0055763D" w:rsidRDefault="0055763D" w:rsidP="003D503D">
      <w:pPr>
        <w:rPr>
          <w:lang w:val="en-GB"/>
        </w:rPr>
      </w:pPr>
      <w:r>
        <w:rPr>
          <w:lang w:val="en-GB"/>
        </w:rPr>
        <w:t>A global metadata block, comprised of the exact same attribute elements is present in each of the three template.  Differences betwe</w:t>
      </w:r>
      <w:r w:rsidR="00B62D3E">
        <w:rPr>
          <w:lang w:val="en-GB"/>
        </w:rPr>
        <w:t>en templates are in some aspect</w:t>
      </w:r>
      <w:r>
        <w:rPr>
          <w:lang w:val="en-GB"/>
        </w:rPr>
        <w:t xml:space="preserve"> of either the coordinate or geophysical measurement variables.  These </w:t>
      </w:r>
      <w:r w:rsidR="00B62D3E">
        <w:rPr>
          <w:lang w:val="en-GB"/>
        </w:rPr>
        <w:t xml:space="preserve">are necessary and </w:t>
      </w:r>
      <w:r>
        <w:rPr>
          <w:lang w:val="en-GB"/>
        </w:rPr>
        <w:t xml:space="preserve">reflect fundamental differences in the structure/representation of data for the different tag data type classes (eg. continuous </w:t>
      </w:r>
      <w:r w:rsidR="00B62D3E">
        <w:rPr>
          <w:lang w:val="en-GB"/>
        </w:rPr>
        <w:t xml:space="preserve">trajectory </w:t>
      </w:r>
      <w:r>
        <w:rPr>
          <w:lang w:val="en-GB"/>
        </w:rPr>
        <w:t>archival series vs transmitted summary data type</w:t>
      </w:r>
      <w:r w:rsidR="00B62D3E">
        <w:rPr>
          <w:lang w:val="en-GB"/>
        </w:rPr>
        <w:t>s</w:t>
      </w:r>
      <w:r>
        <w:rPr>
          <w:lang w:val="en-GB"/>
        </w:rPr>
        <w:t>).</w:t>
      </w:r>
    </w:p>
    <w:p w14:paraId="2AA2AB44" w14:textId="77777777" w:rsidR="0055763D" w:rsidRDefault="0055763D" w:rsidP="003D503D">
      <w:pPr>
        <w:rPr>
          <w:lang w:val="en-GB"/>
        </w:rPr>
      </w:pPr>
    </w:p>
    <w:p w14:paraId="3D912B91" w14:textId="77777777" w:rsidR="00937B0C" w:rsidRDefault="00937B0C" w:rsidP="003D503D">
      <w:pPr>
        <w:rPr>
          <w:lang w:val="en-GB"/>
        </w:rPr>
      </w:pPr>
      <w:r>
        <w:rPr>
          <w:lang w:val="en-GB"/>
        </w:rPr>
        <w:t>Metadata attribute values present in the templates are intended as illustrative examples of values that the given attribute should take.  Template implementation for any given dataset will obviously require substitution of those values with ones applicable to the da</w:t>
      </w:r>
      <w:r w:rsidR="00B62D3E">
        <w:rPr>
          <w:lang w:val="en-GB"/>
        </w:rPr>
        <w:t xml:space="preserve">taset and attribute in question.  These substituted values should though be </w:t>
      </w:r>
      <w:r>
        <w:rPr>
          <w:lang w:val="en-GB"/>
        </w:rPr>
        <w:t>of the same attribute data type (eg. string, integer, double etc.).</w:t>
      </w:r>
    </w:p>
    <w:p w14:paraId="054127AE" w14:textId="77777777" w:rsidR="00937B0C" w:rsidRDefault="00937B0C" w:rsidP="003D503D">
      <w:pPr>
        <w:rPr>
          <w:lang w:val="en-GB"/>
        </w:rPr>
      </w:pPr>
    </w:p>
    <w:p w14:paraId="2F9BF50F" w14:textId="77777777" w:rsidR="003D503D" w:rsidRDefault="00446F46" w:rsidP="003D503D">
      <w:pPr>
        <w:rPr>
          <w:lang w:val="en-GB"/>
        </w:rPr>
      </w:pPr>
      <w:r>
        <w:rPr>
          <w:lang w:val="en-GB"/>
        </w:rPr>
        <w:t xml:space="preserve">For </w:t>
      </w:r>
      <w:r w:rsidR="009C717F">
        <w:rPr>
          <w:lang w:val="en-GB"/>
        </w:rPr>
        <w:t>readers</w:t>
      </w:r>
      <w:r>
        <w:rPr>
          <w:lang w:val="en-GB"/>
        </w:rPr>
        <w:t xml:space="preserve"> unfamiliar with the netCDF-CF and ACDD standards and NCEI implementation guidelines for in-situ data upon which the nc-eTAG templates here are based, please consult the following reference material: [</w:t>
      </w:r>
      <w:hyperlink r:id="rId52" w:history="1">
        <w:r w:rsidRPr="00446F46">
          <w:rPr>
            <w:rStyle w:val="Hyperlink"/>
            <w:lang w:val="en-GB"/>
          </w:rPr>
          <w:t>3</w:t>
        </w:r>
      </w:hyperlink>
      <w:r>
        <w:rPr>
          <w:lang w:val="en-GB"/>
        </w:rPr>
        <w:t xml:space="preserve">, </w:t>
      </w:r>
      <w:hyperlink r:id="rId53" w:history="1">
        <w:r w:rsidRPr="00446F46">
          <w:rPr>
            <w:rStyle w:val="Hyperlink"/>
            <w:lang w:val="en-GB"/>
          </w:rPr>
          <w:t>4</w:t>
        </w:r>
      </w:hyperlink>
      <w:r>
        <w:rPr>
          <w:lang w:val="en-GB"/>
        </w:rPr>
        <w:t xml:space="preserve">, </w:t>
      </w:r>
      <w:hyperlink r:id="rId54" w:history="1">
        <w:r w:rsidRPr="00446F46">
          <w:rPr>
            <w:rStyle w:val="Hyperlink"/>
            <w:lang w:val="en-GB"/>
          </w:rPr>
          <w:t>5</w:t>
        </w:r>
      </w:hyperlink>
      <w:r>
        <w:rPr>
          <w:lang w:val="en-GB"/>
        </w:rPr>
        <w:t xml:space="preserve">, </w:t>
      </w:r>
      <w:hyperlink r:id="rId55" w:history="1">
        <w:r w:rsidRPr="00446F46">
          <w:rPr>
            <w:rStyle w:val="Hyperlink"/>
            <w:lang w:val="en-GB"/>
          </w:rPr>
          <w:t>6</w:t>
        </w:r>
      </w:hyperlink>
      <w:r>
        <w:rPr>
          <w:lang w:val="en-GB"/>
        </w:rPr>
        <w:t>]</w:t>
      </w:r>
      <w:r w:rsidR="004A715C">
        <w:rPr>
          <w:lang w:val="en-GB"/>
        </w:rPr>
        <w:t>.</w:t>
      </w:r>
    </w:p>
    <w:p w14:paraId="0D1518CB" w14:textId="77777777" w:rsidR="004A715C" w:rsidRPr="003D503D" w:rsidRDefault="004A715C" w:rsidP="003D503D">
      <w:pPr>
        <w:rPr>
          <w:lang w:val="en-GB"/>
        </w:rPr>
      </w:pPr>
    </w:p>
    <w:p w14:paraId="7D64DD23" w14:textId="77777777" w:rsidR="006915EF" w:rsidRDefault="006915EF">
      <w:pPr>
        <w:spacing w:after="160" w:line="259" w:lineRule="auto"/>
        <w:jc w:val="left"/>
        <w:rPr>
          <w:i/>
          <w:sz w:val="22"/>
          <w:u w:val="single"/>
          <w:lang w:val="en-GB"/>
        </w:rPr>
      </w:pPr>
      <w:r>
        <w:rPr>
          <w:b/>
          <w:i/>
          <w:sz w:val="22"/>
          <w:u w:val="single"/>
        </w:rPr>
        <w:br w:type="page"/>
      </w:r>
    </w:p>
    <w:p w14:paraId="21848D2A" w14:textId="77777777" w:rsidR="00D47B85" w:rsidRPr="003D503D" w:rsidRDefault="003D503D" w:rsidP="00D47B85">
      <w:pPr>
        <w:pStyle w:val="Heading2"/>
        <w:numPr>
          <w:ilvl w:val="0"/>
          <w:numId w:val="0"/>
        </w:numPr>
        <w:rPr>
          <w:b w:val="0"/>
          <w:i/>
          <w:sz w:val="22"/>
          <w:u w:val="single"/>
        </w:rPr>
      </w:pPr>
      <w:bookmarkStart w:id="281" w:name="_Toc20488812"/>
      <w:r w:rsidRPr="003D503D">
        <w:rPr>
          <w:b w:val="0"/>
          <w:i/>
          <w:sz w:val="22"/>
          <w:u w:val="single"/>
        </w:rPr>
        <w:lastRenderedPageBreak/>
        <w:t>Archival Tag Data Template</w:t>
      </w:r>
      <w:bookmarkEnd w:id="281"/>
    </w:p>
    <w:p w14:paraId="75284B10" w14:textId="77777777" w:rsidR="003D503D" w:rsidRDefault="007D5EF2" w:rsidP="003D503D">
      <w:pPr>
        <w:rPr>
          <w:lang w:val="en-GB"/>
        </w:rPr>
      </w:pPr>
      <w:r>
        <w:rPr>
          <w:lang w:val="en-GB"/>
        </w:rPr>
        <w:t xml:space="preserve">This nc-eTAG </w:t>
      </w:r>
      <w:r w:rsidR="00241492">
        <w:rPr>
          <w:lang w:val="en-GB"/>
        </w:rPr>
        <w:t xml:space="preserve">(Archival) </w:t>
      </w:r>
      <w:r>
        <w:rPr>
          <w:lang w:val="en-GB"/>
        </w:rPr>
        <w:t xml:space="preserve">template applies to </w:t>
      </w:r>
      <w:r>
        <w:t>archival and retrieved popup satellite archival (PSAT) trajectory series datasets.  It can also be applied to satellite positional tag trajectory datasets (eg. SPOT, GPS)</w:t>
      </w:r>
      <w:r w:rsidR="00474A2D">
        <w:t>; in this case likely only the global attribute and coordinate variable components of this template should apply.</w:t>
      </w:r>
    </w:p>
    <w:p w14:paraId="25D4979B" w14:textId="77777777" w:rsidR="007D5EF2" w:rsidRDefault="007D5EF2" w:rsidP="003D503D">
      <w:pPr>
        <w:rPr>
          <w:lang w:val="en-GB"/>
        </w:rPr>
      </w:pPr>
    </w:p>
    <w:p w14:paraId="67C8D346" w14:textId="77777777" w:rsidR="007D5EF2" w:rsidRDefault="007D5EF2" w:rsidP="003D503D">
      <w:pPr>
        <w:rPr>
          <w:lang w:val="en-GB"/>
        </w:rPr>
      </w:pPr>
    </w:p>
    <w:p w14:paraId="1E5E0697" w14:textId="77777777" w:rsidR="007D5EF2" w:rsidRDefault="007D5EF2" w:rsidP="003D503D">
      <w:pPr>
        <w:rPr>
          <w:lang w:val="en-GB"/>
        </w:rPr>
      </w:pPr>
    </w:p>
    <w:p w14:paraId="182F8063" w14:textId="275E68AD" w:rsidR="00924BB6" w:rsidRPr="00924BB6" w:rsidRDefault="00D2180F" w:rsidP="00924BB6">
      <w:pPr>
        <w:rPr>
          <w:b/>
          <w:lang w:val="en-GB"/>
        </w:rPr>
      </w:pPr>
      <w:r>
        <w:rPr>
          <w:b/>
          <w:lang w:val="en-GB"/>
        </w:rPr>
        <w:t>netcdf file\:/C\:</w:t>
      </w:r>
      <w:r w:rsidR="00924BB6" w:rsidRPr="00924BB6">
        <w:rPr>
          <w:b/>
          <w:lang w:val="en-GB"/>
        </w:rPr>
        <w:t>/Tag_Archival_Template {</w:t>
      </w:r>
    </w:p>
    <w:p w14:paraId="715D0BE9" w14:textId="77777777" w:rsidR="00924BB6" w:rsidRPr="00937B0C" w:rsidRDefault="00924BB6" w:rsidP="00924BB6">
      <w:pPr>
        <w:rPr>
          <w:b/>
          <w:lang w:val="en-GB"/>
        </w:rPr>
      </w:pPr>
      <w:r w:rsidRPr="00937B0C">
        <w:rPr>
          <w:b/>
          <w:lang w:val="en-GB"/>
        </w:rPr>
        <w:t xml:space="preserve">  dimensions:</w:t>
      </w:r>
    </w:p>
    <w:p w14:paraId="199EE175" w14:textId="77777777" w:rsidR="00924BB6" w:rsidRPr="00924BB6" w:rsidRDefault="00924BB6" w:rsidP="00924BB6">
      <w:pPr>
        <w:rPr>
          <w:lang w:val="en-GB"/>
        </w:rPr>
      </w:pPr>
      <w:r w:rsidRPr="00924BB6">
        <w:rPr>
          <w:lang w:val="en-GB"/>
        </w:rPr>
        <w:t xml:space="preserve">    time = 2046391;</w:t>
      </w:r>
    </w:p>
    <w:p w14:paraId="7F3C0A0F" w14:textId="77777777" w:rsidR="00924BB6" w:rsidRPr="00924BB6" w:rsidRDefault="00924BB6" w:rsidP="00924BB6">
      <w:pPr>
        <w:rPr>
          <w:lang w:val="en-GB"/>
        </w:rPr>
      </w:pPr>
      <w:r w:rsidRPr="00924BB6">
        <w:rPr>
          <w:lang w:val="en-GB"/>
        </w:rPr>
        <w:t xml:space="preserve">    str_len = 6;    </w:t>
      </w:r>
    </w:p>
    <w:p w14:paraId="3D5AE95F" w14:textId="77777777" w:rsidR="00924BB6" w:rsidRPr="00924BB6" w:rsidRDefault="00924BB6" w:rsidP="00924BB6">
      <w:pPr>
        <w:rPr>
          <w:lang w:val="en-GB"/>
        </w:rPr>
      </w:pPr>
      <w:r w:rsidRPr="00924BB6">
        <w:rPr>
          <w:lang w:val="en-GB"/>
        </w:rPr>
        <w:t xml:space="preserve">    </w:t>
      </w:r>
    </w:p>
    <w:p w14:paraId="63B7A82B" w14:textId="77777777" w:rsidR="00924BB6" w:rsidRPr="00937B0C" w:rsidRDefault="00924BB6" w:rsidP="00924BB6">
      <w:pPr>
        <w:rPr>
          <w:b/>
          <w:lang w:val="en-GB"/>
        </w:rPr>
      </w:pPr>
      <w:r w:rsidRPr="00937B0C">
        <w:rPr>
          <w:b/>
          <w:lang w:val="en-GB"/>
        </w:rPr>
        <w:t xml:space="preserve">  variables:</w:t>
      </w:r>
    </w:p>
    <w:p w14:paraId="17BB5E7A" w14:textId="77777777" w:rsidR="00924BB6" w:rsidRDefault="00924BB6" w:rsidP="00924BB6">
      <w:pPr>
        <w:rPr>
          <w:lang w:val="en-GB"/>
        </w:rPr>
      </w:pPr>
      <w:r w:rsidRPr="00924BB6">
        <w:rPr>
          <w:lang w:val="en-GB"/>
        </w:rPr>
        <w:t xml:space="preserve">  </w:t>
      </w:r>
    </w:p>
    <w:p w14:paraId="0A243488" w14:textId="77777777" w:rsidR="00924BB6" w:rsidRPr="00924BB6" w:rsidRDefault="00924BB6" w:rsidP="00924BB6">
      <w:pPr>
        <w:rPr>
          <w:b/>
          <w:i/>
          <w:lang w:val="en-GB"/>
        </w:rPr>
      </w:pPr>
      <w:r w:rsidRPr="00924BB6">
        <w:rPr>
          <w:b/>
          <w:i/>
          <w:lang w:val="en-GB"/>
        </w:rPr>
        <w:t xml:space="preserve">  \\Coordinate and Auxiliary Coordinate Variables</w:t>
      </w:r>
    </w:p>
    <w:p w14:paraId="2A000074" w14:textId="77777777" w:rsidR="00924BB6" w:rsidRPr="00924BB6" w:rsidRDefault="00924BB6" w:rsidP="00924BB6">
      <w:pPr>
        <w:rPr>
          <w:lang w:val="en-GB"/>
        </w:rPr>
      </w:pPr>
      <w:r w:rsidRPr="00924BB6">
        <w:rPr>
          <w:lang w:val="en-GB"/>
        </w:rPr>
        <w:t xml:space="preserve">  </w:t>
      </w:r>
    </w:p>
    <w:p w14:paraId="5D1E1AB6" w14:textId="77777777" w:rsidR="00924BB6" w:rsidRPr="00924BB6" w:rsidRDefault="00924BB6" w:rsidP="00924BB6">
      <w:pPr>
        <w:rPr>
          <w:lang w:val="en-GB"/>
        </w:rPr>
      </w:pPr>
      <w:r w:rsidRPr="00924BB6">
        <w:rPr>
          <w:lang w:val="en-GB"/>
        </w:rPr>
        <w:t xml:space="preserve">    char trajectory(str_len);</w:t>
      </w:r>
    </w:p>
    <w:p w14:paraId="66F39746" w14:textId="77777777" w:rsidR="00924BB6" w:rsidRPr="00924BB6" w:rsidRDefault="00924BB6" w:rsidP="00924BB6">
      <w:pPr>
        <w:rPr>
          <w:lang w:val="en-GB"/>
        </w:rPr>
      </w:pPr>
      <w:r w:rsidRPr="00924BB6">
        <w:rPr>
          <w:lang w:val="en-GB"/>
        </w:rPr>
        <w:t xml:space="preserve">      trajectory:cf_role = "trajectory_id";</w:t>
      </w:r>
    </w:p>
    <w:p w14:paraId="29FF4C7F" w14:textId="77777777" w:rsidR="00924BB6" w:rsidRPr="00924BB6" w:rsidRDefault="00924BB6" w:rsidP="00924BB6">
      <w:pPr>
        <w:rPr>
          <w:lang w:val="en-GB"/>
        </w:rPr>
      </w:pPr>
      <w:r w:rsidRPr="00924BB6">
        <w:rPr>
          <w:lang w:val="en-GB"/>
        </w:rPr>
        <w:t xml:space="preserve">  </w:t>
      </w:r>
    </w:p>
    <w:p w14:paraId="42266579" w14:textId="77777777" w:rsidR="00924BB6" w:rsidRPr="00924BB6" w:rsidRDefault="00924BB6" w:rsidP="00924BB6">
      <w:pPr>
        <w:rPr>
          <w:lang w:val="en-GB"/>
        </w:rPr>
      </w:pPr>
      <w:r w:rsidRPr="00924BB6">
        <w:rPr>
          <w:lang w:val="en-GB"/>
        </w:rPr>
        <w:t xml:space="preserve">    double time(time);</w:t>
      </w:r>
    </w:p>
    <w:p w14:paraId="560FBBC8" w14:textId="77777777" w:rsidR="00924BB6" w:rsidRPr="00924BB6" w:rsidRDefault="00924BB6" w:rsidP="00924BB6">
      <w:pPr>
        <w:rPr>
          <w:lang w:val="en-GB"/>
        </w:rPr>
      </w:pPr>
      <w:r w:rsidRPr="00924BB6">
        <w:rPr>
          <w:lang w:val="en-GB"/>
        </w:rPr>
        <w:t xml:space="preserve">      string time:long_name = "Time of observation";</w:t>
      </w:r>
    </w:p>
    <w:p w14:paraId="34A3C5EB" w14:textId="77777777" w:rsidR="00924BB6" w:rsidRPr="00924BB6" w:rsidRDefault="00924BB6" w:rsidP="00924BB6">
      <w:pPr>
        <w:rPr>
          <w:lang w:val="en-GB"/>
        </w:rPr>
      </w:pPr>
      <w:r w:rsidRPr="00924BB6">
        <w:rPr>
          <w:lang w:val="en-GB"/>
        </w:rPr>
        <w:t xml:space="preserve">      string time:standard_name = "time";</w:t>
      </w:r>
    </w:p>
    <w:p w14:paraId="09EC8F2F" w14:textId="77777777" w:rsidR="00924BB6" w:rsidRPr="00924BB6" w:rsidRDefault="00924BB6" w:rsidP="00924BB6">
      <w:pPr>
        <w:rPr>
          <w:lang w:val="en-GB"/>
        </w:rPr>
      </w:pPr>
      <w:r w:rsidRPr="00924BB6">
        <w:rPr>
          <w:lang w:val="en-GB"/>
        </w:rPr>
        <w:t xml:space="preserve">      string time:units = "seconds since 1970-01-01T00:00:00";  // UTC</w:t>
      </w:r>
    </w:p>
    <w:p w14:paraId="533DA423" w14:textId="77777777" w:rsidR="00924BB6" w:rsidRPr="00924BB6" w:rsidRDefault="00924BB6" w:rsidP="00924BB6">
      <w:pPr>
        <w:rPr>
          <w:lang w:val="en-GB"/>
        </w:rPr>
      </w:pPr>
      <w:r w:rsidRPr="00924BB6">
        <w:rPr>
          <w:lang w:val="en-GB"/>
        </w:rPr>
        <w:t xml:space="preserve">      string time:axis = "T";</w:t>
      </w:r>
    </w:p>
    <w:p w14:paraId="7ECEB70A" w14:textId="77777777" w:rsidR="00924BB6" w:rsidRPr="00924BB6" w:rsidRDefault="00924BB6" w:rsidP="00924BB6">
      <w:pPr>
        <w:rPr>
          <w:lang w:val="en-GB"/>
        </w:rPr>
      </w:pPr>
      <w:r w:rsidRPr="00924BB6">
        <w:rPr>
          <w:lang w:val="en-GB"/>
        </w:rPr>
        <w:t xml:space="preserve">      string time:coverage_content_type = "coordinate";</w:t>
      </w:r>
    </w:p>
    <w:p w14:paraId="5B510327" w14:textId="77777777" w:rsidR="00924BB6" w:rsidRPr="00924BB6" w:rsidRDefault="00924BB6" w:rsidP="00924BB6">
      <w:pPr>
        <w:rPr>
          <w:lang w:val="en-GB"/>
        </w:rPr>
      </w:pPr>
    </w:p>
    <w:p w14:paraId="4DF2C735" w14:textId="77777777" w:rsidR="00924BB6" w:rsidRPr="00924BB6" w:rsidRDefault="00924BB6" w:rsidP="00924BB6">
      <w:pPr>
        <w:rPr>
          <w:lang w:val="en-GB"/>
        </w:rPr>
      </w:pPr>
      <w:r w:rsidRPr="00924BB6">
        <w:rPr>
          <w:lang w:val="en-GB"/>
        </w:rPr>
        <w:t xml:space="preserve">    double location_freshness(time);</w:t>
      </w:r>
    </w:p>
    <w:p w14:paraId="75D12680" w14:textId="77777777" w:rsidR="00924BB6" w:rsidRPr="00924BB6" w:rsidRDefault="00924BB6" w:rsidP="00924BB6">
      <w:pPr>
        <w:rPr>
          <w:lang w:val="en-GB"/>
        </w:rPr>
      </w:pPr>
      <w:r w:rsidRPr="00924BB6">
        <w:rPr>
          <w:lang w:val="en-GB"/>
        </w:rPr>
        <w:t xml:space="preserve">      string location_freshness:long_name = "location_freshness";</w:t>
      </w:r>
    </w:p>
    <w:p w14:paraId="73BEEC11" w14:textId="01D68607" w:rsidR="00924BB6" w:rsidRPr="00924BB6" w:rsidRDefault="00924BB6" w:rsidP="00924BB6">
      <w:pPr>
        <w:rPr>
          <w:lang w:val="en-GB"/>
        </w:rPr>
      </w:pPr>
      <w:r w:rsidRPr="00924BB6">
        <w:rPr>
          <w:lang w:val="en-GB"/>
        </w:rPr>
        <w:t xml:space="preserve">      string location_freshness:comment = "time since last latitude and longitude </w:t>
      </w:r>
      <w:r w:rsidR="00D2180F">
        <w:rPr>
          <w:lang w:val="en-GB"/>
        </w:rPr>
        <w:t>observations</w:t>
      </w:r>
      <w:r w:rsidRPr="00924BB6">
        <w:rPr>
          <w:lang w:val="en-GB"/>
        </w:rPr>
        <w:t>";</w:t>
      </w:r>
    </w:p>
    <w:p w14:paraId="7E7333D8" w14:textId="77777777" w:rsidR="00924BB6" w:rsidRPr="00924BB6" w:rsidRDefault="00924BB6" w:rsidP="00924BB6">
      <w:pPr>
        <w:rPr>
          <w:lang w:val="en-GB"/>
        </w:rPr>
      </w:pPr>
      <w:r w:rsidRPr="00924BB6">
        <w:rPr>
          <w:lang w:val="en-GB"/>
        </w:rPr>
        <w:t xml:space="preserve">      string location_freshness:units = "seconds";</w:t>
      </w:r>
    </w:p>
    <w:p w14:paraId="2498E66C" w14:textId="477323BB" w:rsidR="00924BB6" w:rsidRPr="00924BB6" w:rsidRDefault="00924BB6" w:rsidP="00924BB6">
      <w:pPr>
        <w:rPr>
          <w:lang w:val="en-GB"/>
        </w:rPr>
      </w:pPr>
      <w:r w:rsidRPr="00924BB6">
        <w:rPr>
          <w:lang w:val="en-GB"/>
        </w:rPr>
        <w:t xml:space="preserve">      double location_freshness:_FillValue = </w:t>
      </w:r>
      <w:r w:rsidR="006B305A">
        <w:rPr>
          <w:lang w:val="en-GB"/>
        </w:rPr>
        <w:t>NaN;</w:t>
      </w:r>
    </w:p>
    <w:p w14:paraId="18CC87F1" w14:textId="77777777" w:rsidR="00924BB6" w:rsidRPr="00924BB6" w:rsidRDefault="00924BB6" w:rsidP="00924BB6">
      <w:pPr>
        <w:rPr>
          <w:lang w:val="en-GB"/>
        </w:rPr>
      </w:pPr>
      <w:r w:rsidRPr="00924BB6">
        <w:rPr>
          <w:lang w:val="en-GB"/>
        </w:rPr>
        <w:t xml:space="preserve">      double location_freshness:valid_max = 86340.0;</w:t>
      </w:r>
    </w:p>
    <w:p w14:paraId="7987DFB2" w14:textId="77777777" w:rsidR="00924BB6" w:rsidRPr="00924BB6" w:rsidRDefault="00924BB6" w:rsidP="00924BB6">
      <w:pPr>
        <w:rPr>
          <w:lang w:val="en-GB"/>
        </w:rPr>
      </w:pPr>
      <w:r w:rsidRPr="00924BB6">
        <w:rPr>
          <w:lang w:val="en-GB"/>
        </w:rPr>
        <w:t xml:space="preserve">      double location_freshness:valid_min = 0.0;</w:t>
      </w:r>
    </w:p>
    <w:p w14:paraId="6C9DA3E0" w14:textId="77777777" w:rsidR="00924BB6" w:rsidRPr="00924BB6" w:rsidRDefault="00924BB6" w:rsidP="00924BB6">
      <w:pPr>
        <w:rPr>
          <w:lang w:val="en-GB"/>
        </w:rPr>
      </w:pPr>
      <w:r w:rsidRPr="00924BB6">
        <w:rPr>
          <w:lang w:val="en-GB"/>
        </w:rPr>
        <w:t xml:space="preserve">      string location_freshness:coverage_content_type = "auxiliaryInformation";</w:t>
      </w:r>
    </w:p>
    <w:p w14:paraId="76A4BE16" w14:textId="77777777" w:rsidR="00924BB6" w:rsidRPr="00924BB6" w:rsidRDefault="00924BB6" w:rsidP="00924BB6">
      <w:pPr>
        <w:rPr>
          <w:lang w:val="en-GB"/>
        </w:rPr>
      </w:pPr>
    </w:p>
    <w:p w14:paraId="291D399F" w14:textId="77777777" w:rsidR="00924BB6" w:rsidRPr="00924BB6" w:rsidRDefault="00924BB6" w:rsidP="00924BB6">
      <w:pPr>
        <w:rPr>
          <w:lang w:val="en-GB"/>
        </w:rPr>
      </w:pPr>
      <w:r w:rsidRPr="00924BB6">
        <w:rPr>
          <w:lang w:val="en-GB"/>
        </w:rPr>
        <w:t xml:space="preserve">    </w:t>
      </w:r>
      <w:r>
        <w:rPr>
          <w:lang w:val="en-GB"/>
        </w:rPr>
        <w:t xml:space="preserve">  </w:t>
      </w:r>
      <w:r w:rsidRPr="00924BB6">
        <w:rPr>
          <w:lang w:val="en-GB"/>
        </w:rPr>
        <w:t>double longitude(time);</w:t>
      </w:r>
    </w:p>
    <w:p w14:paraId="61384454" w14:textId="77777777" w:rsidR="00924BB6" w:rsidRPr="00924BB6" w:rsidRDefault="00924BB6" w:rsidP="00924BB6">
      <w:pPr>
        <w:rPr>
          <w:lang w:val="en-GB"/>
        </w:rPr>
      </w:pPr>
      <w:r w:rsidRPr="00924BB6">
        <w:rPr>
          <w:lang w:val="en-GB"/>
        </w:rPr>
        <w:t xml:space="preserve">      string longitude:long_name = "estimated longitude";</w:t>
      </w:r>
    </w:p>
    <w:p w14:paraId="46A233DD" w14:textId="77777777" w:rsidR="00924BB6" w:rsidRPr="00924BB6" w:rsidRDefault="00924BB6" w:rsidP="00924BB6">
      <w:pPr>
        <w:rPr>
          <w:lang w:val="en-GB"/>
        </w:rPr>
      </w:pPr>
      <w:r w:rsidRPr="00924BB6">
        <w:rPr>
          <w:lang w:val="en-GB"/>
        </w:rPr>
        <w:t xml:space="preserve">      string longitude:standard_name = "longitude";</w:t>
      </w:r>
    </w:p>
    <w:p w14:paraId="57AC8DF5" w14:textId="77777777" w:rsidR="00924BB6" w:rsidRPr="00924BB6" w:rsidRDefault="00924BB6" w:rsidP="00924BB6">
      <w:pPr>
        <w:rPr>
          <w:lang w:val="en-GB"/>
        </w:rPr>
      </w:pPr>
      <w:r w:rsidRPr="00924BB6">
        <w:rPr>
          <w:lang w:val="en-GB"/>
        </w:rPr>
        <w:t xml:space="preserve">      string longitude:units = "degrees_east";      </w:t>
      </w:r>
    </w:p>
    <w:p w14:paraId="11CEE6B2" w14:textId="77777777" w:rsidR="00924BB6" w:rsidRPr="00924BB6" w:rsidRDefault="00924BB6" w:rsidP="00924BB6">
      <w:pPr>
        <w:rPr>
          <w:lang w:val="en-GB"/>
        </w:rPr>
      </w:pPr>
      <w:r w:rsidRPr="00924BB6">
        <w:rPr>
          <w:lang w:val="en-GB"/>
        </w:rPr>
        <w:t xml:space="preserve">      string longitude:axis = "X";</w:t>
      </w:r>
    </w:p>
    <w:p w14:paraId="4974E35A" w14:textId="6DF5FCF0" w:rsidR="00924BB6" w:rsidRPr="00924BB6" w:rsidRDefault="00924BB6" w:rsidP="00924BB6">
      <w:pPr>
        <w:rPr>
          <w:lang w:val="en-GB"/>
        </w:rPr>
      </w:pPr>
      <w:r w:rsidRPr="00924BB6">
        <w:rPr>
          <w:lang w:val="en-GB"/>
        </w:rPr>
        <w:t xml:space="preserve">      double longitude:_FillValue = </w:t>
      </w:r>
      <w:r w:rsidR="006B305A">
        <w:rPr>
          <w:lang w:val="en-GB"/>
        </w:rPr>
        <w:t>NaN;</w:t>
      </w:r>
    </w:p>
    <w:p w14:paraId="2442BF60" w14:textId="77777777" w:rsidR="00924BB6" w:rsidRPr="00924BB6" w:rsidRDefault="00924BB6" w:rsidP="00924BB6">
      <w:pPr>
        <w:rPr>
          <w:lang w:val="en-GB"/>
        </w:rPr>
      </w:pPr>
      <w:r w:rsidRPr="00924BB6">
        <w:rPr>
          <w:lang w:val="en-GB"/>
        </w:rPr>
        <w:t xml:space="preserve">      double longitude:valid_max = -118.48636166666667;</w:t>
      </w:r>
    </w:p>
    <w:p w14:paraId="2FB48AE3" w14:textId="00C0A402" w:rsidR="00924BB6" w:rsidRDefault="00924BB6" w:rsidP="00924BB6">
      <w:pPr>
        <w:rPr>
          <w:lang w:val="en-GB"/>
        </w:rPr>
      </w:pPr>
      <w:r w:rsidRPr="00924BB6">
        <w:rPr>
          <w:lang w:val="en-GB"/>
        </w:rPr>
        <w:t xml:space="preserve">      double longitude:valid_min = -127.43765333333333;</w:t>
      </w:r>
    </w:p>
    <w:p w14:paraId="79609E9D" w14:textId="2ED441B5" w:rsidR="006928B2" w:rsidRPr="00A6419E" w:rsidRDefault="006928B2" w:rsidP="006928B2">
      <w:pPr>
        <w:rPr>
          <w:color w:val="FF0000"/>
          <w:lang w:val="en-GB"/>
        </w:rPr>
      </w:pPr>
      <w:r>
        <w:t xml:space="preserve">      </w:t>
      </w:r>
      <w:r w:rsidRPr="00A6419E">
        <w:rPr>
          <w:color w:val="FF0000"/>
        </w:rPr>
        <w:t>string longitude:ancillary_variables = "longitude_uncertainty";</w:t>
      </w:r>
    </w:p>
    <w:p w14:paraId="3C40E51B" w14:textId="77777777" w:rsidR="00924BB6" w:rsidRPr="00924BB6" w:rsidRDefault="00924BB6" w:rsidP="00924BB6">
      <w:pPr>
        <w:rPr>
          <w:lang w:val="en-GB"/>
        </w:rPr>
      </w:pPr>
      <w:r w:rsidRPr="00924BB6">
        <w:rPr>
          <w:lang w:val="en-GB"/>
        </w:rPr>
        <w:t xml:space="preserve">      string longitude:coverage_content_type = "coordinate";</w:t>
      </w:r>
    </w:p>
    <w:p w14:paraId="20A210F5" w14:textId="77777777" w:rsidR="00924BB6" w:rsidRPr="00924BB6" w:rsidRDefault="00924BB6" w:rsidP="00924BB6">
      <w:pPr>
        <w:rPr>
          <w:lang w:val="en-GB"/>
        </w:rPr>
      </w:pPr>
      <w:r w:rsidRPr="00924BB6">
        <w:rPr>
          <w:lang w:val="en-GB"/>
        </w:rPr>
        <w:t xml:space="preserve">      </w:t>
      </w:r>
    </w:p>
    <w:p w14:paraId="047139CF" w14:textId="77777777" w:rsidR="00924BB6" w:rsidRPr="00924BB6" w:rsidRDefault="00924BB6" w:rsidP="00924BB6">
      <w:pPr>
        <w:rPr>
          <w:lang w:val="en-GB"/>
        </w:rPr>
      </w:pPr>
      <w:r w:rsidRPr="00924BB6">
        <w:rPr>
          <w:lang w:val="en-GB"/>
        </w:rPr>
        <w:t xml:space="preserve">     </w:t>
      </w:r>
      <w:r>
        <w:rPr>
          <w:lang w:val="en-GB"/>
        </w:rPr>
        <w:t xml:space="preserve"> </w:t>
      </w:r>
      <w:r w:rsidRPr="00924BB6">
        <w:rPr>
          <w:lang w:val="en-GB"/>
        </w:rPr>
        <w:t>double longitude_uncertainty(time);</w:t>
      </w:r>
    </w:p>
    <w:p w14:paraId="06C37386" w14:textId="79C94F20" w:rsidR="00924BB6" w:rsidRDefault="00924BB6" w:rsidP="00924BB6">
      <w:pPr>
        <w:rPr>
          <w:lang w:val="en-GB"/>
        </w:rPr>
      </w:pPr>
      <w:r w:rsidRPr="00924BB6">
        <w:rPr>
          <w:lang w:val="en-GB"/>
        </w:rPr>
        <w:t xml:space="preserve">      string longitude_uncertainty:long_name = "derived uncertainty around longitude estimate";</w:t>
      </w:r>
    </w:p>
    <w:p w14:paraId="3AED7769" w14:textId="78324CA4" w:rsidR="006928B2" w:rsidRPr="00A6419E" w:rsidRDefault="006928B2" w:rsidP="00924BB6">
      <w:pPr>
        <w:rPr>
          <w:color w:val="FF0000"/>
          <w:lang w:val="en-GB"/>
        </w:rPr>
      </w:pPr>
      <w:r w:rsidRPr="00A6419E">
        <w:rPr>
          <w:color w:val="FF0000"/>
          <w:lang w:val="en-GB"/>
        </w:rPr>
        <w:lastRenderedPageBreak/>
        <w:t xml:space="preserve">      </w:t>
      </w:r>
      <w:r w:rsidRPr="00A6419E">
        <w:rPr>
          <w:color w:val="FF0000"/>
        </w:rPr>
        <w:t>string longitude_uncertainty:standard_name = "longitude standard_error";</w:t>
      </w:r>
    </w:p>
    <w:p w14:paraId="13338D6F" w14:textId="363EF18F" w:rsidR="00924BB6" w:rsidRPr="00924BB6" w:rsidRDefault="00924BB6" w:rsidP="00924BB6">
      <w:pPr>
        <w:rPr>
          <w:lang w:val="en-GB"/>
        </w:rPr>
      </w:pPr>
      <w:r w:rsidRPr="00924BB6">
        <w:rPr>
          <w:lang w:val="en-GB"/>
        </w:rPr>
        <w:t xml:space="preserve">      string longitude_uncertainty:units = "degrees</w:t>
      </w:r>
      <w:r w:rsidR="00340258" w:rsidRPr="00924BB6">
        <w:rPr>
          <w:lang w:val="en-GB"/>
        </w:rPr>
        <w:t xml:space="preserve"> </w:t>
      </w:r>
      <w:r w:rsidRPr="00924BB6">
        <w:rPr>
          <w:lang w:val="en-GB"/>
        </w:rPr>
        <w:t>";</w:t>
      </w:r>
    </w:p>
    <w:p w14:paraId="3BC5A62E" w14:textId="4B4B91D1" w:rsidR="00924BB6" w:rsidRPr="00924BB6" w:rsidRDefault="00924BB6" w:rsidP="00924BB6">
      <w:pPr>
        <w:rPr>
          <w:lang w:val="en-GB"/>
        </w:rPr>
      </w:pPr>
      <w:r w:rsidRPr="00924BB6">
        <w:rPr>
          <w:lang w:val="en-GB"/>
        </w:rPr>
        <w:t xml:space="preserve">      double longitude_uncertainty:_FillValue = </w:t>
      </w:r>
      <w:r w:rsidR="006B305A">
        <w:rPr>
          <w:lang w:val="en-GB"/>
        </w:rPr>
        <w:t>NaN;</w:t>
      </w:r>
    </w:p>
    <w:p w14:paraId="2884F7CC" w14:textId="77777777" w:rsidR="00924BB6" w:rsidRPr="00924BB6" w:rsidRDefault="00924BB6" w:rsidP="00924BB6">
      <w:pPr>
        <w:rPr>
          <w:lang w:val="en-GB"/>
        </w:rPr>
      </w:pPr>
      <w:r w:rsidRPr="00924BB6">
        <w:rPr>
          <w:lang w:val="en-GB"/>
        </w:rPr>
        <w:t xml:space="preserve">      double longitude_uncertainty:valid_max = 0.05;</w:t>
      </w:r>
    </w:p>
    <w:p w14:paraId="102312B9" w14:textId="77777777" w:rsidR="00924BB6" w:rsidRPr="00924BB6" w:rsidRDefault="00924BB6" w:rsidP="00924BB6">
      <w:pPr>
        <w:rPr>
          <w:lang w:val="en-GB"/>
        </w:rPr>
      </w:pPr>
      <w:r w:rsidRPr="00924BB6">
        <w:rPr>
          <w:lang w:val="en-GB"/>
        </w:rPr>
        <w:t xml:space="preserve">      double longitude_uncertainty:valid_min = 0.01;</w:t>
      </w:r>
    </w:p>
    <w:p w14:paraId="2C91ECDE" w14:textId="77777777" w:rsidR="00924BB6" w:rsidRPr="00924BB6" w:rsidRDefault="00924BB6" w:rsidP="00924BB6">
      <w:pPr>
        <w:rPr>
          <w:lang w:val="en-GB"/>
        </w:rPr>
      </w:pPr>
      <w:r w:rsidRPr="00924BB6">
        <w:rPr>
          <w:lang w:val="en-GB"/>
        </w:rPr>
        <w:t xml:space="preserve">      string longitude_uncertainty:coverage_content_type = "qualityInformation";    </w:t>
      </w:r>
    </w:p>
    <w:p w14:paraId="7538DA2F" w14:textId="77777777" w:rsidR="00924BB6" w:rsidRPr="00924BB6" w:rsidRDefault="00924BB6" w:rsidP="00924BB6">
      <w:pPr>
        <w:rPr>
          <w:lang w:val="en-GB"/>
        </w:rPr>
      </w:pPr>
    </w:p>
    <w:p w14:paraId="21173F9A" w14:textId="77777777" w:rsidR="00924BB6" w:rsidRPr="00924BB6" w:rsidRDefault="00924BB6" w:rsidP="00924BB6">
      <w:pPr>
        <w:rPr>
          <w:lang w:val="en-GB"/>
        </w:rPr>
      </w:pPr>
      <w:r w:rsidRPr="00924BB6">
        <w:rPr>
          <w:lang w:val="en-GB"/>
        </w:rPr>
        <w:t xml:space="preserve">    </w:t>
      </w:r>
      <w:r>
        <w:rPr>
          <w:lang w:val="en-GB"/>
        </w:rPr>
        <w:t xml:space="preserve">  </w:t>
      </w:r>
      <w:r w:rsidRPr="00924BB6">
        <w:rPr>
          <w:lang w:val="en-GB"/>
        </w:rPr>
        <w:t>double latitude(time);</w:t>
      </w:r>
    </w:p>
    <w:p w14:paraId="13EFBA9C" w14:textId="77777777" w:rsidR="00924BB6" w:rsidRPr="00924BB6" w:rsidRDefault="00924BB6" w:rsidP="00924BB6">
      <w:pPr>
        <w:rPr>
          <w:lang w:val="en-GB"/>
        </w:rPr>
      </w:pPr>
      <w:r w:rsidRPr="00924BB6">
        <w:rPr>
          <w:lang w:val="en-GB"/>
        </w:rPr>
        <w:t xml:space="preserve">      string latitude:long_name = "estimated latitude";</w:t>
      </w:r>
    </w:p>
    <w:p w14:paraId="6ED6A6F8" w14:textId="77777777" w:rsidR="00924BB6" w:rsidRPr="00924BB6" w:rsidRDefault="00924BB6" w:rsidP="00924BB6">
      <w:pPr>
        <w:rPr>
          <w:lang w:val="en-GB"/>
        </w:rPr>
      </w:pPr>
      <w:r w:rsidRPr="00924BB6">
        <w:rPr>
          <w:lang w:val="en-GB"/>
        </w:rPr>
        <w:t xml:space="preserve">      string latitude:standard_name = "latitude";</w:t>
      </w:r>
    </w:p>
    <w:p w14:paraId="3BD0700E" w14:textId="77777777" w:rsidR="00924BB6" w:rsidRPr="00924BB6" w:rsidRDefault="00924BB6" w:rsidP="00924BB6">
      <w:pPr>
        <w:rPr>
          <w:lang w:val="en-GB"/>
        </w:rPr>
      </w:pPr>
      <w:r w:rsidRPr="00924BB6">
        <w:rPr>
          <w:lang w:val="en-GB"/>
        </w:rPr>
        <w:t xml:space="preserve">      string latitude:units = "degrees_north";  </w:t>
      </w:r>
    </w:p>
    <w:p w14:paraId="46679B95" w14:textId="77777777" w:rsidR="00924BB6" w:rsidRPr="00924BB6" w:rsidRDefault="00924BB6" w:rsidP="00924BB6">
      <w:pPr>
        <w:rPr>
          <w:lang w:val="en-GB"/>
        </w:rPr>
      </w:pPr>
      <w:r w:rsidRPr="00924BB6">
        <w:rPr>
          <w:lang w:val="en-GB"/>
        </w:rPr>
        <w:t xml:space="preserve">      string latitude:axis = "Y";      </w:t>
      </w:r>
    </w:p>
    <w:p w14:paraId="0FC87C72" w14:textId="6C6C800D" w:rsidR="00924BB6" w:rsidRPr="00924BB6" w:rsidRDefault="00924BB6" w:rsidP="00924BB6">
      <w:pPr>
        <w:rPr>
          <w:lang w:val="en-GB"/>
        </w:rPr>
      </w:pPr>
      <w:r w:rsidRPr="00924BB6">
        <w:rPr>
          <w:lang w:val="en-GB"/>
        </w:rPr>
        <w:t xml:space="preserve">      do</w:t>
      </w:r>
      <w:r w:rsidR="006B305A">
        <w:rPr>
          <w:lang w:val="en-GB"/>
        </w:rPr>
        <w:t>uble latitude:_FillValue = NaN;</w:t>
      </w:r>
    </w:p>
    <w:p w14:paraId="195AE8AC" w14:textId="77777777" w:rsidR="00924BB6" w:rsidRPr="00924BB6" w:rsidRDefault="00924BB6" w:rsidP="00924BB6">
      <w:pPr>
        <w:rPr>
          <w:lang w:val="en-GB"/>
        </w:rPr>
      </w:pPr>
      <w:r w:rsidRPr="00924BB6">
        <w:rPr>
          <w:lang w:val="en-GB"/>
        </w:rPr>
        <w:t xml:space="preserve">      double latitude:valid_max = 30.639526666666665;</w:t>
      </w:r>
    </w:p>
    <w:p w14:paraId="4F9CDE5B" w14:textId="3E484D4D" w:rsidR="00924BB6" w:rsidRDefault="00924BB6" w:rsidP="00924BB6">
      <w:pPr>
        <w:rPr>
          <w:lang w:val="en-GB"/>
        </w:rPr>
      </w:pPr>
      <w:r w:rsidRPr="00924BB6">
        <w:rPr>
          <w:lang w:val="en-GB"/>
        </w:rPr>
        <w:t xml:space="preserve">      double latitude:valid_min = 9.908965;</w:t>
      </w:r>
    </w:p>
    <w:p w14:paraId="76CA6859" w14:textId="75EFB8E4" w:rsidR="006928B2" w:rsidRPr="00A6419E" w:rsidRDefault="006928B2" w:rsidP="00924BB6">
      <w:pPr>
        <w:rPr>
          <w:color w:val="FF0000"/>
          <w:lang w:val="en-GB"/>
        </w:rPr>
      </w:pPr>
      <w:r w:rsidRPr="00A6419E">
        <w:rPr>
          <w:color w:val="FF0000"/>
          <w:lang w:val="en-GB"/>
        </w:rPr>
        <w:t xml:space="preserve">      </w:t>
      </w:r>
      <w:r w:rsidRPr="00A6419E">
        <w:rPr>
          <w:color w:val="FF0000"/>
        </w:rPr>
        <w:t>string latitude:ancillary_variables = "latitude_uncertainty";</w:t>
      </w:r>
    </w:p>
    <w:p w14:paraId="500B3B06" w14:textId="77777777" w:rsidR="00924BB6" w:rsidRPr="00924BB6" w:rsidRDefault="00924BB6" w:rsidP="00924BB6">
      <w:pPr>
        <w:rPr>
          <w:lang w:val="en-GB"/>
        </w:rPr>
      </w:pPr>
      <w:r w:rsidRPr="00924BB6">
        <w:rPr>
          <w:lang w:val="en-GB"/>
        </w:rPr>
        <w:t xml:space="preserve">      string latitude:coverage_content_type = "coordinate";</w:t>
      </w:r>
    </w:p>
    <w:p w14:paraId="59E43995" w14:textId="77777777" w:rsidR="00924BB6" w:rsidRPr="00924BB6" w:rsidRDefault="00924BB6" w:rsidP="00924BB6">
      <w:pPr>
        <w:rPr>
          <w:lang w:val="en-GB"/>
        </w:rPr>
      </w:pPr>
      <w:r w:rsidRPr="00924BB6">
        <w:rPr>
          <w:lang w:val="en-GB"/>
        </w:rPr>
        <w:t xml:space="preserve">      </w:t>
      </w:r>
    </w:p>
    <w:p w14:paraId="2381F241" w14:textId="77777777" w:rsidR="00924BB6" w:rsidRPr="00924BB6" w:rsidRDefault="00924BB6" w:rsidP="00924BB6">
      <w:pPr>
        <w:rPr>
          <w:lang w:val="en-GB"/>
        </w:rPr>
      </w:pPr>
      <w:r w:rsidRPr="00924BB6">
        <w:rPr>
          <w:lang w:val="en-GB"/>
        </w:rPr>
        <w:t xml:space="preserve">    </w:t>
      </w:r>
      <w:r>
        <w:rPr>
          <w:lang w:val="en-GB"/>
        </w:rPr>
        <w:t xml:space="preserve">  </w:t>
      </w:r>
      <w:r w:rsidRPr="00924BB6">
        <w:rPr>
          <w:lang w:val="en-GB"/>
        </w:rPr>
        <w:t>double latitude_uncertainty(time);</w:t>
      </w:r>
    </w:p>
    <w:p w14:paraId="4B377B62" w14:textId="046F845A" w:rsidR="00924BB6" w:rsidRDefault="00924BB6" w:rsidP="00924BB6">
      <w:pPr>
        <w:rPr>
          <w:lang w:val="en-GB"/>
        </w:rPr>
      </w:pPr>
      <w:r w:rsidRPr="00924BB6">
        <w:rPr>
          <w:lang w:val="en-GB"/>
        </w:rPr>
        <w:t xml:space="preserve">      string latitude_uncertainty:long_name = "derived uncertainty around latitude estimate";</w:t>
      </w:r>
    </w:p>
    <w:p w14:paraId="453520CD" w14:textId="0295A2C1" w:rsidR="006928B2" w:rsidRPr="00924BB6" w:rsidRDefault="006928B2" w:rsidP="00924BB6">
      <w:pPr>
        <w:rPr>
          <w:lang w:val="en-GB"/>
        </w:rPr>
      </w:pPr>
      <w:r>
        <w:rPr>
          <w:lang w:val="en-GB"/>
        </w:rPr>
        <w:t xml:space="preserve">      </w:t>
      </w:r>
      <w:r w:rsidRPr="00A6419E">
        <w:rPr>
          <w:color w:val="FF0000"/>
        </w:rPr>
        <w:t>string latitude_uncertainty:standard_name = "latitude standard_error";</w:t>
      </w:r>
    </w:p>
    <w:p w14:paraId="2A853B4A" w14:textId="348C9968" w:rsidR="00924BB6" w:rsidRPr="00924BB6" w:rsidRDefault="00924BB6" w:rsidP="00924BB6">
      <w:pPr>
        <w:rPr>
          <w:lang w:val="en-GB"/>
        </w:rPr>
      </w:pPr>
      <w:r w:rsidRPr="00924BB6">
        <w:rPr>
          <w:lang w:val="en-GB"/>
        </w:rPr>
        <w:t xml:space="preserve">      string latitude_uncertainty:units = "degrees</w:t>
      </w:r>
      <w:r w:rsidR="00340258" w:rsidRPr="00924BB6">
        <w:rPr>
          <w:lang w:val="en-GB"/>
        </w:rPr>
        <w:t xml:space="preserve"> </w:t>
      </w:r>
      <w:r w:rsidRPr="00924BB6">
        <w:rPr>
          <w:lang w:val="en-GB"/>
        </w:rPr>
        <w:t xml:space="preserve">";     </w:t>
      </w:r>
    </w:p>
    <w:p w14:paraId="544053CF" w14:textId="42B494BA" w:rsidR="00924BB6" w:rsidRPr="00924BB6" w:rsidRDefault="00924BB6" w:rsidP="00924BB6">
      <w:pPr>
        <w:rPr>
          <w:lang w:val="en-GB"/>
        </w:rPr>
      </w:pPr>
      <w:r w:rsidRPr="00924BB6">
        <w:rPr>
          <w:lang w:val="en-GB"/>
        </w:rPr>
        <w:t xml:space="preserve">      double latitude_uncertainty:_FillValue = </w:t>
      </w:r>
      <w:r w:rsidR="006B305A">
        <w:rPr>
          <w:lang w:val="en-GB"/>
        </w:rPr>
        <w:t>NaN;</w:t>
      </w:r>
      <w:r w:rsidRPr="00924BB6">
        <w:rPr>
          <w:lang w:val="en-GB"/>
        </w:rPr>
        <w:t xml:space="preserve">      </w:t>
      </w:r>
    </w:p>
    <w:p w14:paraId="42DC0271" w14:textId="77777777" w:rsidR="00924BB6" w:rsidRPr="00924BB6" w:rsidRDefault="00924BB6" w:rsidP="00924BB6">
      <w:pPr>
        <w:rPr>
          <w:lang w:val="en-GB"/>
        </w:rPr>
      </w:pPr>
      <w:r w:rsidRPr="00924BB6">
        <w:rPr>
          <w:lang w:val="en-GB"/>
        </w:rPr>
        <w:t xml:space="preserve">      double latitude_uncertainty:valid_max = 0.05;</w:t>
      </w:r>
    </w:p>
    <w:p w14:paraId="0D568584" w14:textId="77777777" w:rsidR="00924BB6" w:rsidRPr="00924BB6" w:rsidRDefault="00924BB6" w:rsidP="00924BB6">
      <w:pPr>
        <w:rPr>
          <w:lang w:val="en-GB"/>
        </w:rPr>
      </w:pPr>
      <w:r w:rsidRPr="00924BB6">
        <w:rPr>
          <w:lang w:val="en-GB"/>
        </w:rPr>
        <w:t xml:space="preserve">      double latitude_uncertainty:valid_min = 0.01;</w:t>
      </w:r>
    </w:p>
    <w:p w14:paraId="4B4CD1F9" w14:textId="77777777" w:rsidR="00924BB6" w:rsidRPr="00924BB6" w:rsidRDefault="00924BB6" w:rsidP="00924BB6">
      <w:pPr>
        <w:rPr>
          <w:lang w:val="en-GB"/>
        </w:rPr>
      </w:pPr>
      <w:r w:rsidRPr="00924BB6">
        <w:rPr>
          <w:lang w:val="en-GB"/>
        </w:rPr>
        <w:t xml:space="preserve">      string latitude_uncertainty:coverage_content_type = "qualityInformation";</w:t>
      </w:r>
    </w:p>
    <w:p w14:paraId="5D202010" w14:textId="77777777" w:rsidR="00924BB6" w:rsidRPr="00924BB6" w:rsidRDefault="00924BB6" w:rsidP="00924BB6">
      <w:pPr>
        <w:rPr>
          <w:lang w:val="en-GB"/>
        </w:rPr>
      </w:pPr>
      <w:r w:rsidRPr="00924BB6">
        <w:rPr>
          <w:lang w:val="en-GB"/>
        </w:rPr>
        <w:t xml:space="preserve">      </w:t>
      </w:r>
    </w:p>
    <w:p w14:paraId="347AE127" w14:textId="77777777" w:rsidR="00924BB6" w:rsidRPr="00924BB6" w:rsidRDefault="00924BB6" w:rsidP="00924BB6">
      <w:pPr>
        <w:rPr>
          <w:lang w:val="en-GB"/>
        </w:rPr>
      </w:pPr>
      <w:r w:rsidRPr="00924BB6">
        <w:rPr>
          <w:lang w:val="en-GB"/>
        </w:rPr>
        <w:t xml:space="preserve">     </w:t>
      </w:r>
      <w:r>
        <w:rPr>
          <w:lang w:val="en-GB"/>
        </w:rPr>
        <w:t xml:space="preserve"> </w:t>
      </w:r>
      <w:r w:rsidRPr="00924BB6">
        <w:rPr>
          <w:lang w:val="en-GB"/>
        </w:rPr>
        <w:t>double depth(time);</w:t>
      </w:r>
    </w:p>
    <w:p w14:paraId="691C58C0" w14:textId="77777777" w:rsidR="00924BB6" w:rsidRPr="00924BB6" w:rsidRDefault="00924BB6" w:rsidP="00924BB6">
      <w:pPr>
        <w:rPr>
          <w:lang w:val="en-GB"/>
        </w:rPr>
      </w:pPr>
      <w:r w:rsidRPr="00924BB6">
        <w:rPr>
          <w:lang w:val="en-GB"/>
        </w:rPr>
        <w:t xml:space="preserve">      string depth:long_name = "measured depth";</w:t>
      </w:r>
    </w:p>
    <w:p w14:paraId="7F85B7CE" w14:textId="77777777" w:rsidR="00924BB6" w:rsidRPr="00924BB6" w:rsidRDefault="00924BB6" w:rsidP="00924BB6">
      <w:pPr>
        <w:rPr>
          <w:lang w:val="en-GB"/>
        </w:rPr>
      </w:pPr>
      <w:r w:rsidRPr="00924BB6">
        <w:rPr>
          <w:lang w:val="en-GB"/>
        </w:rPr>
        <w:t xml:space="preserve">      string depth:standard_name = "depth";</w:t>
      </w:r>
    </w:p>
    <w:p w14:paraId="47E955EB" w14:textId="77777777" w:rsidR="00924BB6" w:rsidRPr="00924BB6" w:rsidRDefault="00924BB6" w:rsidP="00924BB6">
      <w:pPr>
        <w:rPr>
          <w:lang w:val="en-GB"/>
        </w:rPr>
      </w:pPr>
      <w:r w:rsidRPr="00924BB6">
        <w:rPr>
          <w:lang w:val="en-GB"/>
        </w:rPr>
        <w:t xml:space="preserve">      string depth:units = "m";  </w:t>
      </w:r>
    </w:p>
    <w:p w14:paraId="5D91EA6B" w14:textId="77777777" w:rsidR="00924BB6" w:rsidRPr="00924BB6" w:rsidRDefault="00924BB6" w:rsidP="00924BB6">
      <w:pPr>
        <w:rPr>
          <w:lang w:val="en-GB"/>
        </w:rPr>
      </w:pPr>
      <w:r w:rsidRPr="00924BB6">
        <w:rPr>
          <w:lang w:val="en-GB"/>
        </w:rPr>
        <w:t xml:space="preserve">      string depth:axis = "Z"; </w:t>
      </w:r>
    </w:p>
    <w:p w14:paraId="41DAE0BD" w14:textId="77777777" w:rsidR="00924BB6" w:rsidRPr="00924BB6" w:rsidRDefault="00924BB6" w:rsidP="00924BB6">
      <w:pPr>
        <w:rPr>
          <w:lang w:val="en-GB"/>
        </w:rPr>
      </w:pPr>
      <w:r w:rsidRPr="00924BB6">
        <w:rPr>
          <w:lang w:val="en-GB"/>
        </w:rPr>
        <w:t xml:space="preserve">      string depth:positive = "down";</w:t>
      </w:r>
    </w:p>
    <w:p w14:paraId="04EC92A6" w14:textId="5A04552A" w:rsidR="00924BB6" w:rsidRPr="00924BB6" w:rsidRDefault="00924BB6" w:rsidP="00924BB6">
      <w:pPr>
        <w:rPr>
          <w:lang w:val="en-GB"/>
        </w:rPr>
      </w:pPr>
      <w:r w:rsidRPr="00924BB6">
        <w:rPr>
          <w:lang w:val="en-GB"/>
        </w:rPr>
        <w:t xml:space="preserve">      double depth:_FillValue = NaN</w:t>
      </w:r>
      <w:r w:rsidR="006B305A">
        <w:rPr>
          <w:lang w:val="en-GB"/>
        </w:rPr>
        <w:t>;</w:t>
      </w:r>
    </w:p>
    <w:p w14:paraId="02C29192" w14:textId="77777777" w:rsidR="00924BB6" w:rsidRPr="00924BB6" w:rsidRDefault="00924BB6" w:rsidP="00924BB6">
      <w:pPr>
        <w:rPr>
          <w:lang w:val="en-GB"/>
        </w:rPr>
      </w:pPr>
      <w:r w:rsidRPr="00924BB6">
        <w:rPr>
          <w:lang w:val="en-GB"/>
        </w:rPr>
        <w:t xml:space="preserve">      double depth:valid_max = 563.639526666666665;</w:t>
      </w:r>
    </w:p>
    <w:p w14:paraId="7D574868" w14:textId="77777777" w:rsidR="00924BB6" w:rsidRPr="00924BB6" w:rsidRDefault="00924BB6" w:rsidP="00924BB6">
      <w:pPr>
        <w:rPr>
          <w:lang w:val="en-GB"/>
        </w:rPr>
      </w:pPr>
      <w:r w:rsidRPr="00924BB6">
        <w:rPr>
          <w:lang w:val="en-GB"/>
        </w:rPr>
        <w:t xml:space="preserve">      double depth:valid_min = 0.0000000000001;</w:t>
      </w:r>
    </w:p>
    <w:p w14:paraId="1881AABB" w14:textId="77777777" w:rsidR="00924BB6" w:rsidRPr="00924BB6" w:rsidRDefault="00924BB6" w:rsidP="00924BB6">
      <w:pPr>
        <w:rPr>
          <w:lang w:val="en-GB"/>
        </w:rPr>
      </w:pPr>
      <w:r w:rsidRPr="00924BB6">
        <w:rPr>
          <w:lang w:val="en-GB"/>
        </w:rPr>
        <w:t xml:space="preserve">      string depth:coverage_content_type = "coordinate";         </w:t>
      </w:r>
    </w:p>
    <w:p w14:paraId="417F9689" w14:textId="77777777" w:rsidR="00924BB6" w:rsidRPr="00924BB6" w:rsidRDefault="00924BB6" w:rsidP="00924BB6">
      <w:pPr>
        <w:rPr>
          <w:lang w:val="en-GB"/>
        </w:rPr>
      </w:pPr>
    </w:p>
    <w:p w14:paraId="56BECE00" w14:textId="77777777" w:rsidR="00924BB6" w:rsidRPr="00924BB6" w:rsidRDefault="00924BB6" w:rsidP="00924BB6">
      <w:pPr>
        <w:rPr>
          <w:lang w:val="en-GB"/>
        </w:rPr>
      </w:pPr>
    </w:p>
    <w:p w14:paraId="70F1B3BC" w14:textId="77777777" w:rsidR="00924BB6" w:rsidRPr="00924BB6" w:rsidRDefault="00924BB6" w:rsidP="00924BB6">
      <w:pPr>
        <w:rPr>
          <w:b/>
          <w:i/>
          <w:lang w:val="en-GB"/>
        </w:rPr>
      </w:pPr>
      <w:r w:rsidRPr="00924BB6">
        <w:rPr>
          <w:b/>
          <w:lang w:val="en-GB"/>
        </w:rPr>
        <w:t xml:space="preserve">  </w:t>
      </w:r>
      <w:r w:rsidRPr="00924BB6">
        <w:rPr>
          <w:b/>
          <w:i/>
          <w:lang w:val="en-GB"/>
        </w:rPr>
        <w:t>\\Geophysical measurement Variables</w:t>
      </w:r>
    </w:p>
    <w:p w14:paraId="0389160E" w14:textId="77777777" w:rsidR="00924BB6" w:rsidRPr="00924BB6" w:rsidRDefault="00924BB6" w:rsidP="00924BB6">
      <w:pPr>
        <w:rPr>
          <w:i/>
          <w:lang w:val="en-GB"/>
        </w:rPr>
      </w:pPr>
      <w:r w:rsidRPr="00924BB6">
        <w:rPr>
          <w:i/>
          <w:lang w:val="en-GB"/>
        </w:rPr>
        <w:t xml:space="preserve">      </w:t>
      </w:r>
    </w:p>
    <w:p w14:paraId="3D1FDA26" w14:textId="77777777" w:rsidR="00924BB6" w:rsidRPr="00924BB6" w:rsidRDefault="00924BB6" w:rsidP="00924BB6">
      <w:pPr>
        <w:rPr>
          <w:lang w:val="en-GB"/>
        </w:rPr>
      </w:pPr>
      <w:r w:rsidRPr="00924BB6">
        <w:rPr>
          <w:lang w:val="en-GB"/>
        </w:rPr>
        <w:t xml:space="preserve">    </w:t>
      </w:r>
      <w:r>
        <w:rPr>
          <w:lang w:val="en-GB"/>
        </w:rPr>
        <w:t xml:space="preserve"> </w:t>
      </w:r>
      <w:r w:rsidRPr="00924BB6">
        <w:rPr>
          <w:lang w:val="en-GB"/>
        </w:rPr>
        <w:t>double external_temperature(time);</w:t>
      </w:r>
    </w:p>
    <w:p w14:paraId="0A00AD17" w14:textId="77777777" w:rsidR="00924BB6" w:rsidRPr="00924BB6" w:rsidRDefault="00924BB6" w:rsidP="00924BB6">
      <w:pPr>
        <w:rPr>
          <w:lang w:val="en-GB"/>
        </w:rPr>
      </w:pPr>
      <w:r w:rsidRPr="00924BB6">
        <w:rPr>
          <w:lang w:val="en-GB"/>
        </w:rPr>
        <w:t xml:space="preserve">      string temperature:long_name = "sea water wemperature";</w:t>
      </w:r>
    </w:p>
    <w:p w14:paraId="56FCF131" w14:textId="77777777" w:rsidR="00924BB6" w:rsidRPr="00924BB6" w:rsidRDefault="00924BB6" w:rsidP="00924BB6">
      <w:pPr>
        <w:rPr>
          <w:lang w:val="en-GB"/>
        </w:rPr>
      </w:pPr>
      <w:r w:rsidRPr="00924BB6">
        <w:rPr>
          <w:lang w:val="en-GB"/>
        </w:rPr>
        <w:t xml:space="preserve">      string temperature:standard_name = "sea_water_temperature";</w:t>
      </w:r>
    </w:p>
    <w:p w14:paraId="40BDDA97" w14:textId="77777777" w:rsidR="00924BB6" w:rsidRPr="00924BB6" w:rsidRDefault="00924BB6" w:rsidP="00924BB6">
      <w:pPr>
        <w:rPr>
          <w:lang w:val="en-GB"/>
        </w:rPr>
      </w:pPr>
      <w:r w:rsidRPr="00924BB6">
        <w:rPr>
          <w:lang w:val="en-GB"/>
        </w:rPr>
        <w:t xml:space="preserve">      string temperature:units = "degrees_C";</w:t>
      </w:r>
    </w:p>
    <w:p w14:paraId="4E779B03" w14:textId="3EA8087E" w:rsidR="00924BB6" w:rsidRPr="00924BB6" w:rsidRDefault="00924BB6" w:rsidP="00924BB6">
      <w:pPr>
        <w:rPr>
          <w:lang w:val="en-GB"/>
        </w:rPr>
      </w:pPr>
      <w:r w:rsidRPr="00924BB6">
        <w:rPr>
          <w:lang w:val="en-GB"/>
        </w:rPr>
        <w:t xml:space="preserve">      double temperature:_FillValue = </w:t>
      </w:r>
      <w:r w:rsidR="006B305A">
        <w:rPr>
          <w:lang w:val="en-GB"/>
        </w:rPr>
        <w:t>NaN;</w:t>
      </w:r>
    </w:p>
    <w:p w14:paraId="5D8298DB" w14:textId="77777777" w:rsidR="00924BB6" w:rsidRPr="00924BB6" w:rsidRDefault="00924BB6" w:rsidP="00924BB6">
      <w:pPr>
        <w:rPr>
          <w:lang w:val="en-GB"/>
        </w:rPr>
      </w:pPr>
      <w:r w:rsidRPr="00924BB6">
        <w:rPr>
          <w:lang w:val="en-GB"/>
        </w:rPr>
        <w:t xml:space="preserve">      double temperature:valid_max = 30.6457;</w:t>
      </w:r>
    </w:p>
    <w:p w14:paraId="762EF06F" w14:textId="77777777" w:rsidR="00924BB6" w:rsidRPr="00924BB6" w:rsidRDefault="00924BB6" w:rsidP="00924BB6">
      <w:pPr>
        <w:rPr>
          <w:lang w:val="en-GB"/>
        </w:rPr>
      </w:pPr>
      <w:r w:rsidRPr="00924BB6">
        <w:rPr>
          <w:lang w:val="en-GB"/>
        </w:rPr>
        <w:t xml:space="preserve">      double temperature:valid_min = 20.354621874999996;</w:t>
      </w:r>
    </w:p>
    <w:p w14:paraId="01CABB3A" w14:textId="77777777" w:rsidR="00924BB6" w:rsidRPr="00924BB6" w:rsidRDefault="00924BB6" w:rsidP="00924BB6">
      <w:pPr>
        <w:rPr>
          <w:lang w:val="en-GB"/>
        </w:rPr>
      </w:pPr>
      <w:r w:rsidRPr="00924BB6">
        <w:rPr>
          <w:lang w:val="en-GB"/>
        </w:rPr>
        <w:t xml:space="preserve">      string temperature:coordinates = "time latitude longitude depth trajectory";</w:t>
      </w:r>
    </w:p>
    <w:p w14:paraId="597D5EEF" w14:textId="77777777" w:rsidR="00924BB6" w:rsidRPr="00924BB6" w:rsidRDefault="00924BB6" w:rsidP="00924BB6">
      <w:pPr>
        <w:rPr>
          <w:lang w:val="en-GB"/>
        </w:rPr>
      </w:pPr>
      <w:r w:rsidRPr="00924BB6">
        <w:rPr>
          <w:lang w:val="en-GB"/>
        </w:rPr>
        <w:lastRenderedPageBreak/>
        <w:t xml:space="preserve">      string temperature:coverage_content_type = "physicalMeasurement";  </w:t>
      </w:r>
    </w:p>
    <w:p w14:paraId="39AFDFE0" w14:textId="77777777" w:rsidR="00924BB6" w:rsidRPr="00924BB6" w:rsidRDefault="00924BB6" w:rsidP="00924BB6">
      <w:pPr>
        <w:rPr>
          <w:lang w:val="en-GB"/>
        </w:rPr>
      </w:pPr>
      <w:r w:rsidRPr="00924BB6">
        <w:rPr>
          <w:lang w:val="en-GB"/>
        </w:rPr>
        <w:t xml:space="preserve">      </w:t>
      </w:r>
    </w:p>
    <w:p w14:paraId="2B2C782E" w14:textId="77777777" w:rsidR="00924BB6" w:rsidRPr="00924BB6" w:rsidRDefault="00924BB6" w:rsidP="00924BB6">
      <w:pPr>
        <w:rPr>
          <w:lang w:val="en-GB"/>
        </w:rPr>
      </w:pPr>
      <w:r w:rsidRPr="00924BB6">
        <w:rPr>
          <w:lang w:val="en-GB"/>
        </w:rPr>
        <w:t xml:space="preserve">    </w:t>
      </w:r>
      <w:r>
        <w:rPr>
          <w:lang w:val="en-GB"/>
        </w:rPr>
        <w:t xml:space="preserve"> </w:t>
      </w:r>
      <w:r w:rsidRPr="00924BB6">
        <w:rPr>
          <w:lang w:val="en-GB"/>
        </w:rPr>
        <w:t>double internal_temperature(time);</w:t>
      </w:r>
    </w:p>
    <w:p w14:paraId="640B5473" w14:textId="77777777" w:rsidR="00924BB6" w:rsidRPr="00924BB6" w:rsidRDefault="00924BB6" w:rsidP="00924BB6">
      <w:pPr>
        <w:rPr>
          <w:lang w:val="en-GB"/>
        </w:rPr>
      </w:pPr>
      <w:r w:rsidRPr="00924BB6">
        <w:rPr>
          <w:lang w:val="en-GB"/>
        </w:rPr>
        <w:t xml:space="preserve">      string internal_temperature:long_name = "internal body temperature";</w:t>
      </w:r>
    </w:p>
    <w:p w14:paraId="21B3B485" w14:textId="77777777" w:rsidR="00924BB6" w:rsidRPr="00924BB6" w:rsidRDefault="00924BB6" w:rsidP="00924BB6">
      <w:pPr>
        <w:rPr>
          <w:lang w:val="en-GB"/>
        </w:rPr>
      </w:pPr>
      <w:r w:rsidRPr="00924BB6">
        <w:rPr>
          <w:lang w:val="en-GB"/>
        </w:rPr>
        <w:t xml:space="preserve">      string internal_temperature:units = "degrees_C";</w:t>
      </w:r>
    </w:p>
    <w:p w14:paraId="062105A5" w14:textId="2DF46CFF" w:rsidR="00924BB6" w:rsidRPr="00924BB6" w:rsidRDefault="00924BB6" w:rsidP="00924BB6">
      <w:pPr>
        <w:rPr>
          <w:lang w:val="en-GB"/>
        </w:rPr>
      </w:pPr>
      <w:r w:rsidRPr="00924BB6">
        <w:rPr>
          <w:lang w:val="en-GB"/>
        </w:rPr>
        <w:t xml:space="preserve">      double internal_temperature:_FillValue = </w:t>
      </w:r>
      <w:r w:rsidR="006B305A">
        <w:rPr>
          <w:lang w:val="en-GB"/>
        </w:rPr>
        <w:t>NaN;</w:t>
      </w:r>
    </w:p>
    <w:p w14:paraId="3BE24EAD" w14:textId="77777777" w:rsidR="00924BB6" w:rsidRPr="00924BB6" w:rsidRDefault="00924BB6" w:rsidP="00924BB6">
      <w:pPr>
        <w:rPr>
          <w:lang w:val="en-GB"/>
        </w:rPr>
      </w:pPr>
      <w:r w:rsidRPr="00924BB6">
        <w:rPr>
          <w:lang w:val="en-GB"/>
        </w:rPr>
        <w:t xml:space="preserve">      double internal_temperature:valid_max = 27.75;</w:t>
      </w:r>
    </w:p>
    <w:p w14:paraId="73F1247A" w14:textId="77777777" w:rsidR="00924BB6" w:rsidRPr="00924BB6" w:rsidRDefault="00924BB6" w:rsidP="00924BB6">
      <w:pPr>
        <w:rPr>
          <w:lang w:val="en-GB"/>
        </w:rPr>
      </w:pPr>
      <w:r w:rsidRPr="00924BB6">
        <w:rPr>
          <w:lang w:val="en-GB"/>
        </w:rPr>
        <w:t xml:space="preserve">      double internal_temperature:valid_min = 19.200000762939453;</w:t>
      </w:r>
    </w:p>
    <w:p w14:paraId="0511502A" w14:textId="77777777" w:rsidR="00924BB6" w:rsidRPr="00924BB6" w:rsidRDefault="00924BB6" w:rsidP="00924BB6">
      <w:pPr>
        <w:rPr>
          <w:lang w:val="en-GB"/>
        </w:rPr>
      </w:pPr>
      <w:r w:rsidRPr="00924BB6">
        <w:rPr>
          <w:lang w:val="en-GB"/>
        </w:rPr>
        <w:t xml:space="preserve">      string internal_temperature:coordinates = "time latitude longitude depth trajectory";</w:t>
      </w:r>
    </w:p>
    <w:p w14:paraId="043D07D8" w14:textId="77777777" w:rsidR="00924BB6" w:rsidRPr="00924BB6" w:rsidRDefault="00924BB6" w:rsidP="00924BB6">
      <w:pPr>
        <w:rPr>
          <w:lang w:val="en-GB"/>
        </w:rPr>
      </w:pPr>
      <w:r w:rsidRPr="00924BB6">
        <w:rPr>
          <w:lang w:val="en-GB"/>
        </w:rPr>
        <w:t xml:space="preserve">      string internal_temperature:coverage_content_type = "physicalMeasurement";  </w:t>
      </w:r>
    </w:p>
    <w:p w14:paraId="34629FDE" w14:textId="77777777" w:rsidR="00924BB6" w:rsidRPr="00924BB6" w:rsidRDefault="00924BB6" w:rsidP="00924BB6">
      <w:pPr>
        <w:rPr>
          <w:lang w:val="en-GB"/>
        </w:rPr>
      </w:pPr>
      <w:r w:rsidRPr="00924BB6">
        <w:rPr>
          <w:lang w:val="en-GB"/>
        </w:rPr>
        <w:t xml:space="preserve">      </w:t>
      </w:r>
    </w:p>
    <w:p w14:paraId="469BDC8B" w14:textId="77777777" w:rsidR="00924BB6" w:rsidRPr="00924BB6" w:rsidRDefault="00924BB6" w:rsidP="00924BB6">
      <w:pPr>
        <w:rPr>
          <w:lang w:val="en-GB"/>
        </w:rPr>
      </w:pPr>
      <w:r w:rsidRPr="00924BB6">
        <w:rPr>
          <w:lang w:val="en-GB"/>
        </w:rPr>
        <w:t xml:space="preserve">    </w:t>
      </w:r>
      <w:r>
        <w:rPr>
          <w:lang w:val="en-GB"/>
        </w:rPr>
        <w:t xml:space="preserve"> </w:t>
      </w:r>
      <w:r w:rsidRPr="00924BB6">
        <w:rPr>
          <w:lang w:val="en-GB"/>
        </w:rPr>
        <w:t>double illuminance(time);</w:t>
      </w:r>
    </w:p>
    <w:p w14:paraId="6468929E" w14:textId="77777777" w:rsidR="00924BB6" w:rsidRPr="00924BB6" w:rsidRDefault="00924BB6" w:rsidP="00924BB6">
      <w:pPr>
        <w:rPr>
          <w:lang w:val="en-GB"/>
        </w:rPr>
      </w:pPr>
      <w:r w:rsidRPr="00924BB6">
        <w:rPr>
          <w:lang w:val="en-GB"/>
        </w:rPr>
        <w:t xml:space="preserve">      string illuminance:long_name = "light level";</w:t>
      </w:r>
    </w:p>
    <w:p w14:paraId="1ACD943D" w14:textId="77777777" w:rsidR="00924BB6" w:rsidRPr="00924BB6" w:rsidRDefault="00924BB6" w:rsidP="00924BB6">
      <w:pPr>
        <w:rPr>
          <w:lang w:val="en-GB"/>
        </w:rPr>
      </w:pPr>
      <w:r w:rsidRPr="00924BB6">
        <w:rPr>
          <w:lang w:val="en-GB"/>
        </w:rPr>
        <w:t xml:space="preserve">      string illuminance:units = "lux";</w:t>
      </w:r>
    </w:p>
    <w:p w14:paraId="5BBC9DA8" w14:textId="0E612428" w:rsidR="00924BB6" w:rsidRPr="00924BB6" w:rsidRDefault="00924BB6" w:rsidP="00924BB6">
      <w:pPr>
        <w:rPr>
          <w:lang w:val="en-GB"/>
        </w:rPr>
      </w:pPr>
      <w:r w:rsidRPr="00924BB6">
        <w:rPr>
          <w:lang w:val="en-GB"/>
        </w:rPr>
        <w:t xml:space="preserve">      double illuminance:_FillValue = </w:t>
      </w:r>
      <w:r w:rsidR="006B305A">
        <w:rPr>
          <w:lang w:val="en-GB"/>
        </w:rPr>
        <w:t>NaN;</w:t>
      </w:r>
    </w:p>
    <w:p w14:paraId="6DF92A64" w14:textId="77777777" w:rsidR="00924BB6" w:rsidRPr="00924BB6" w:rsidRDefault="00924BB6" w:rsidP="00924BB6">
      <w:pPr>
        <w:rPr>
          <w:lang w:val="en-GB"/>
        </w:rPr>
      </w:pPr>
      <w:r w:rsidRPr="00924BB6">
        <w:rPr>
          <w:lang w:val="en-GB"/>
        </w:rPr>
        <w:t xml:space="preserve">      double illuminance:valid_max = 173.0; // double       </w:t>
      </w:r>
    </w:p>
    <w:p w14:paraId="0ADC41E8" w14:textId="77777777" w:rsidR="00924BB6" w:rsidRPr="00924BB6" w:rsidRDefault="00924BB6" w:rsidP="00924BB6">
      <w:pPr>
        <w:rPr>
          <w:lang w:val="en-GB"/>
        </w:rPr>
      </w:pPr>
      <w:r w:rsidRPr="00924BB6">
        <w:rPr>
          <w:lang w:val="en-GB"/>
        </w:rPr>
        <w:t xml:space="preserve">      double illuminance:valid_min = 33.0; // double</w:t>
      </w:r>
    </w:p>
    <w:p w14:paraId="3ED91342" w14:textId="77777777" w:rsidR="00924BB6" w:rsidRPr="00924BB6" w:rsidRDefault="00924BB6" w:rsidP="00924BB6">
      <w:pPr>
        <w:rPr>
          <w:lang w:val="en-GB"/>
        </w:rPr>
      </w:pPr>
      <w:r w:rsidRPr="00924BB6">
        <w:rPr>
          <w:lang w:val="en-GB"/>
        </w:rPr>
        <w:t xml:space="preserve">      string illuminance:coordinates = "time latitude longitude depth trajectory";</w:t>
      </w:r>
    </w:p>
    <w:p w14:paraId="28C4AABD" w14:textId="77777777" w:rsidR="00924BB6" w:rsidRPr="00924BB6" w:rsidRDefault="00924BB6" w:rsidP="00924BB6">
      <w:pPr>
        <w:rPr>
          <w:lang w:val="en-GB"/>
        </w:rPr>
      </w:pPr>
      <w:r w:rsidRPr="00924BB6">
        <w:rPr>
          <w:lang w:val="en-GB"/>
        </w:rPr>
        <w:t xml:space="preserve">      string illuminance:coverage_content_type = "physicalMeasurement";</w:t>
      </w:r>
    </w:p>
    <w:p w14:paraId="1BD6CD62" w14:textId="77777777" w:rsidR="00924BB6" w:rsidRPr="00924BB6" w:rsidRDefault="00924BB6" w:rsidP="00924BB6">
      <w:pPr>
        <w:rPr>
          <w:lang w:val="en-GB"/>
        </w:rPr>
      </w:pPr>
    </w:p>
    <w:p w14:paraId="1A91EF56" w14:textId="77777777" w:rsidR="00924BB6" w:rsidRPr="00924BB6" w:rsidRDefault="00924BB6" w:rsidP="00924BB6">
      <w:pPr>
        <w:rPr>
          <w:lang w:val="en-GB"/>
        </w:rPr>
      </w:pPr>
    </w:p>
    <w:p w14:paraId="6B977BB3" w14:textId="77777777" w:rsidR="00924BB6" w:rsidRPr="00924BB6" w:rsidRDefault="00924BB6" w:rsidP="00924BB6">
      <w:pPr>
        <w:rPr>
          <w:b/>
          <w:i/>
          <w:lang w:val="en-GB"/>
        </w:rPr>
      </w:pPr>
      <w:r w:rsidRPr="00924BB6">
        <w:rPr>
          <w:b/>
          <w:i/>
          <w:lang w:val="en-GB"/>
        </w:rPr>
        <w:t xml:space="preserve">  // global attributes:</w:t>
      </w:r>
    </w:p>
    <w:p w14:paraId="2D716A7B" w14:textId="77777777" w:rsidR="00924BB6" w:rsidRPr="00924BB6" w:rsidRDefault="00924BB6" w:rsidP="00924BB6">
      <w:pPr>
        <w:rPr>
          <w:b/>
          <w:i/>
          <w:lang w:val="en-GB"/>
        </w:rPr>
      </w:pPr>
      <w:r w:rsidRPr="00924BB6">
        <w:rPr>
          <w:lang w:val="en-GB"/>
        </w:rPr>
        <w:t xml:space="preserve">    </w:t>
      </w:r>
      <w:r w:rsidRPr="00924BB6">
        <w:rPr>
          <w:b/>
          <w:i/>
          <w:lang w:val="en-GB"/>
        </w:rPr>
        <w:t>// CF-ACDD global attributes</w:t>
      </w:r>
    </w:p>
    <w:p w14:paraId="730EAC40" w14:textId="77777777" w:rsidR="00924BB6" w:rsidRPr="00924BB6" w:rsidRDefault="00924BB6" w:rsidP="00924BB6">
      <w:pPr>
        <w:rPr>
          <w:lang w:val="en-GB"/>
        </w:rPr>
      </w:pPr>
      <w:r w:rsidRPr="00924BB6">
        <w:rPr>
          <w:lang w:val="en-GB"/>
        </w:rPr>
        <w:t xml:space="preserve">  </w:t>
      </w:r>
    </w:p>
    <w:p w14:paraId="14F2FC9A" w14:textId="25C901DD" w:rsidR="00924BB6" w:rsidRPr="00924BB6" w:rsidRDefault="00924BB6" w:rsidP="00924BB6">
      <w:pPr>
        <w:rPr>
          <w:lang w:val="en-GB"/>
        </w:rPr>
      </w:pPr>
      <w:r w:rsidRPr="00924BB6">
        <w:rPr>
          <w:lang w:val="en-GB"/>
        </w:rPr>
        <w:t xml:space="preserve">    string :Conventions = "CF-1.</w:t>
      </w:r>
      <w:r w:rsidR="001454CF">
        <w:rPr>
          <w:lang w:val="en-GB"/>
        </w:rPr>
        <w:t>7</w:t>
      </w:r>
      <w:r w:rsidRPr="00924BB6">
        <w:rPr>
          <w:lang w:val="en-GB"/>
        </w:rPr>
        <w:t>, ACDD 1.3, COARDS";</w:t>
      </w:r>
    </w:p>
    <w:p w14:paraId="48D16268" w14:textId="77777777" w:rsidR="00924BB6" w:rsidRPr="00924BB6" w:rsidRDefault="00924BB6" w:rsidP="00924BB6">
      <w:pPr>
        <w:rPr>
          <w:lang w:val="en-GB"/>
        </w:rPr>
      </w:pPr>
      <w:r w:rsidRPr="00924BB6">
        <w:rPr>
          <w:lang w:val="en-GB"/>
        </w:rPr>
        <w:t xml:space="preserve">    string :Metadata_Conventions = "Unidata Dataset Discovery v1.3";</w:t>
      </w:r>
    </w:p>
    <w:p w14:paraId="23B90E0B" w14:textId="77777777" w:rsidR="00924BB6" w:rsidRPr="00924BB6" w:rsidRDefault="00924BB6" w:rsidP="00924BB6">
      <w:pPr>
        <w:rPr>
          <w:lang w:val="en-GB"/>
        </w:rPr>
      </w:pPr>
      <w:r w:rsidRPr="00924BB6">
        <w:rPr>
          <w:lang w:val="en-GB"/>
        </w:rPr>
        <w:t xml:space="preserve">    string :featureType = "trajectory";</w:t>
      </w:r>
    </w:p>
    <w:p w14:paraId="0D5C82CF" w14:textId="77777777" w:rsidR="00924BB6" w:rsidRPr="00924BB6" w:rsidRDefault="00924BB6" w:rsidP="00924BB6">
      <w:pPr>
        <w:rPr>
          <w:lang w:val="en-GB"/>
        </w:rPr>
      </w:pPr>
      <w:r w:rsidRPr="00924BB6">
        <w:rPr>
          <w:lang w:val="en-GB"/>
        </w:rPr>
        <w:t xml:space="preserve">    string :cdm_data_type = "Trajectory";</w:t>
      </w:r>
    </w:p>
    <w:p w14:paraId="3112E544" w14:textId="77777777" w:rsidR="00924BB6" w:rsidRPr="00924BB6" w:rsidRDefault="00924BB6" w:rsidP="00924BB6">
      <w:pPr>
        <w:rPr>
          <w:lang w:val="en-GB"/>
        </w:rPr>
      </w:pPr>
      <w:r w:rsidRPr="00924BB6">
        <w:rPr>
          <w:lang w:val="en-GB"/>
        </w:rPr>
        <w:t xml:space="preserve">    string :nodc_template_version = "NODC_NetCDF_Trajectory_Template_v2.0, ATN extension";</w:t>
      </w:r>
    </w:p>
    <w:p w14:paraId="3CF21FAB" w14:textId="77777777" w:rsidR="00924BB6" w:rsidRPr="00924BB6" w:rsidRDefault="00924BB6" w:rsidP="00924BB6">
      <w:pPr>
        <w:rPr>
          <w:lang w:val="en-GB"/>
        </w:rPr>
      </w:pPr>
      <w:r w:rsidRPr="00924BB6">
        <w:rPr>
          <w:lang w:val="en-GB"/>
        </w:rPr>
        <w:t xml:space="preserve">    string :standard_name_vocabulary = "CF Standard Name Table v27";</w:t>
      </w:r>
    </w:p>
    <w:p w14:paraId="2FB5C547" w14:textId="77777777" w:rsidR="00924BB6" w:rsidRPr="00924BB6" w:rsidRDefault="00924BB6" w:rsidP="00924BB6">
      <w:pPr>
        <w:rPr>
          <w:lang w:val="en-GB"/>
        </w:rPr>
      </w:pPr>
      <w:r w:rsidRPr="00924BB6">
        <w:rPr>
          <w:lang w:val="en-GB"/>
        </w:rPr>
        <w:t xml:space="preserve">    string :title = "Animal telemetry archival tag netCDF template";</w:t>
      </w:r>
    </w:p>
    <w:p w14:paraId="6B5E0CAE" w14:textId="77777777" w:rsidR="00924BB6" w:rsidRPr="00924BB6" w:rsidRDefault="00924BB6" w:rsidP="00924BB6">
      <w:pPr>
        <w:rPr>
          <w:lang w:val="en-GB"/>
        </w:rPr>
      </w:pPr>
      <w:r w:rsidRPr="00924BB6">
        <w:rPr>
          <w:lang w:val="en-GB"/>
        </w:rPr>
        <w:t xml:space="preserve">    string :source = "atn.noaa.gov";</w:t>
      </w:r>
    </w:p>
    <w:p w14:paraId="121971E4" w14:textId="1FD18558" w:rsidR="00924BB6" w:rsidRPr="00924BB6" w:rsidRDefault="00924BB6" w:rsidP="00924BB6">
      <w:pPr>
        <w:rPr>
          <w:lang w:val="en-GB"/>
        </w:rPr>
      </w:pPr>
      <w:r w:rsidRPr="00924BB6">
        <w:rPr>
          <w:lang w:val="en-GB"/>
        </w:rPr>
        <w:t xml:space="preserve">    string :platform = "Thunnus obesus";</w:t>
      </w:r>
    </w:p>
    <w:p w14:paraId="7532E2E9" w14:textId="77777777" w:rsidR="00924BB6" w:rsidRPr="00924BB6" w:rsidRDefault="00924BB6" w:rsidP="00924BB6">
      <w:pPr>
        <w:rPr>
          <w:lang w:val="en-GB"/>
        </w:rPr>
      </w:pPr>
      <w:r w:rsidRPr="00924BB6">
        <w:rPr>
          <w:lang w:val="en-GB"/>
        </w:rPr>
        <w:t xml:space="preserve">    string :instrument = "Wildlife Computers MK9";</w:t>
      </w:r>
    </w:p>
    <w:p w14:paraId="3C37EF7E" w14:textId="77777777" w:rsidR="00924BB6" w:rsidRPr="00924BB6" w:rsidRDefault="00924BB6" w:rsidP="00924BB6">
      <w:pPr>
        <w:rPr>
          <w:lang w:val="en-GB"/>
        </w:rPr>
      </w:pPr>
      <w:r w:rsidRPr="00924BB6">
        <w:rPr>
          <w:lang w:val="en-GB"/>
        </w:rPr>
        <w:t xml:space="preserve">    string :uuid = "70e37fb7-da57-4dee-81f4-f965a3c08762";</w:t>
      </w:r>
    </w:p>
    <w:p w14:paraId="48EB8F83" w14:textId="77777777" w:rsidR="00924BB6" w:rsidRPr="00924BB6" w:rsidRDefault="00924BB6" w:rsidP="00924BB6">
      <w:pPr>
        <w:rPr>
          <w:lang w:val="en-GB"/>
        </w:rPr>
      </w:pPr>
      <w:r w:rsidRPr="00924BB6">
        <w:rPr>
          <w:lang w:val="en-GB"/>
        </w:rPr>
        <w:t xml:space="preserve">    string :id = "10.5067/ATN_00001";   // Dataset DOI</w:t>
      </w:r>
    </w:p>
    <w:p w14:paraId="0FED6D29" w14:textId="77777777" w:rsidR="00924BB6" w:rsidRPr="00924BB6" w:rsidRDefault="00924BB6" w:rsidP="00924BB6">
      <w:pPr>
        <w:rPr>
          <w:lang w:val="en-GB"/>
        </w:rPr>
      </w:pPr>
      <w:r w:rsidRPr="00924BB6">
        <w:rPr>
          <w:lang w:val="en-GB"/>
        </w:rPr>
        <w:t xml:space="preserve">    string :metadata_link = "https://atn.noaa.gov/dataset/ATN_00001"</w:t>
      </w:r>
    </w:p>
    <w:p w14:paraId="228165D5" w14:textId="77777777" w:rsidR="00924BB6" w:rsidRPr="00924BB6" w:rsidRDefault="00924BB6" w:rsidP="00924BB6">
      <w:pPr>
        <w:rPr>
          <w:lang w:val="en-GB"/>
        </w:rPr>
      </w:pPr>
      <w:r w:rsidRPr="00924BB6">
        <w:rPr>
          <w:lang w:val="en-GB"/>
        </w:rPr>
        <w:t xml:space="preserve">    string :references = "Fuller, Daniel &amp; Schaefer, Kurt &amp; Hampton, John &amp; Caillot, Sylvain &amp; Leroy, Bruno &amp; Itano, David. (2015). Vertical movements, behavior, and habitat of bigeye tuna (Thunnus obesus) in the equatorial central Pacific Ocean. Fisheries Research. 172. 57-70. 10.1016/j.fishres.2015.06.024.";</w:t>
      </w:r>
    </w:p>
    <w:p w14:paraId="592C6F19" w14:textId="77777777" w:rsidR="00924BB6" w:rsidRPr="00924BB6" w:rsidRDefault="00924BB6" w:rsidP="00924BB6">
      <w:pPr>
        <w:rPr>
          <w:lang w:val="en-GB"/>
        </w:rPr>
      </w:pPr>
      <w:r w:rsidRPr="00924BB6">
        <w:rPr>
          <w:lang w:val="en-GB"/>
        </w:rPr>
        <w:t xml:space="preserve">    string :sea_name = "Pacific";</w:t>
      </w:r>
    </w:p>
    <w:p w14:paraId="18AF004E" w14:textId="77777777" w:rsidR="00924BB6" w:rsidRPr="00924BB6" w:rsidRDefault="00924BB6" w:rsidP="00924BB6">
      <w:pPr>
        <w:rPr>
          <w:lang w:val="en-GB"/>
        </w:rPr>
      </w:pPr>
      <w:r w:rsidRPr="00924BB6">
        <w:rPr>
          <w:lang w:val="en-GB"/>
        </w:rPr>
        <w:t xml:space="preserve">    string :naming_authority = "gov.noaa.gov.atn";</w:t>
      </w:r>
    </w:p>
    <w:p w14:paraId="0CAB6B3C" w14:textId="77777777" w:rsidR="00924BB6" w:rsidRPr="00924BB6" w:rsidRDefault="00924BB6" w:rsidP="00924BB6">
      <w:pPr>
        <w:rPr>
          <w:lang w:val="en-GB"/>
        </w:rPr>
      </w:pPr>
      <w:r w:rsidRPr="00924BB6">
        <w:rPr>
          <w:lang w:val="en-GB"/>
        </w:rPr>
        <w:t xml:space="preserve">    string :time_coverage_start = "2014-08-07T07:33:30";</w:t>
      </w:r>
    </w:p>
    <w:p w14:paraId="273D876F" w14:textId="77777777" w:rsidR="00924BB6" w:rsidRPr="00924BB6" w:rsidRDefault="00924BB6" w:rsidP="00924BB6">
      <w:pPr>
        <w:rPr>
          <w:lang w:val="en-GB"/>
        </w:rPr>
      </w:pPr>
      <w:r w:rsidRPr="00924BB6">
        <w:rPr>
          <w:lang w:val="en-GB"/>
        </w:rPr>
        <w:t xml:space="preserve">    string :time_coverage_end = "2014-08-31T00:00:00";</w:t>
      </w:r>
    </w:p>
    <w:p w14:paraId="7E816E5C" w14:textId="77777777" w:rsidR="00924BB6" w:rsidRPr="00924BB6" w:rsidRDefault="00924BB6" w:rsidP="00924BB6">
      <w:pPr>
        <w:rPr>
          <w:lang w:val="en-GB"/>
        </w:rPr>
      </w:pPr>
      <w:r w:rsidRPr="00924BB6">
        <w:rPr>
          <w:lang w:val="en-GB"/>
        </w:rPr>
        <w:t xml:space="preserve">    string :time_coverage_resolution = "PT1S";  //alter time interval of data accordingly</w:t>
      </w:r>
    </w:p>
    <w:p w14:paraId="4673B2BD" w14:textId="77777777" w:rsidR="00924BB6" w:rsidRPr="00924BB6" w:rsidRDefault="00924BB6" w:rsidP="00924BB6">
      <w:pPr>
        <w:rPr>
          <w:lang w:val="en-GB"/>
        </w:rPr>
      </w:pPr>
      <w:r w:rsidRPr="00924BB6">
        <w:rPr>
          <w:lang w:val="en-GB"/>
        </w:rPr>
        <w:t xml:space="preserve">    double :geospatial_lat_min = 9.908965;</w:t>
      </w:r>
    </w:p>
    <w:p w14:paraId="5F9CC51D" w14:textId="77777777" w:rsidR="00924BB6" w:rsidRPr="00924BB6" w:rsidRDefault="00924BB6" w:rsidP="00924BB6">
      <w:pPr>
        <w:rPr>
          <w:lang w:val="en-GB"/>
        </w:rPr>
      </w:pPr>
      <w:r w:rsidRPr="00924BB6">
        <w:rPr>
          <w:lang w:val="en-GB"/>
        </w:rPr>
        <w:t xml:space="preserve">    double :geospatial_lat_max = 30.639526666666665;</w:t>
      </w:r>
    </w:p>
    <w:p w14:paraId="1C42DC2E" w14:textId="77777777" w:rsidR="00924BB6" w:rsidRPr="00924BB6" w:rsidRDefault="00924BB6" w:rsidP="00924BB6">
      <w:pPr>
        <w:rPr>
          <w:lang w:val="en-GB"/>
        </w:rPr>
      </w:pPr>
      <w:r w:rsidRPr="00924BB6">
        <w:rPr>
          <w:lang w:val="en-GB"/>
        </w:rPr>
        <w:t xml:space="preserve">    string :geospatial_lat_units = "degrees_north";</w:t>
      </w:r>
    </w:p>
    <w:p w14:paraId="4C0580BD" w14:textId="77777777" w:rsidR="00924BB6" w:rsidRPr="00924BB6" w:rsidRDefault="00924BB6" w:rsidP="00924BB6">
      <w:pPr>
        <w:rPr>
          <w:lang w:val="en-GB"/>
        </w:rPr>
      </w:pPr>
      <w:r w:rsidRPr="00924BB6">
        <w:rPr>
          <w:lang w:val="en-GB"/>
        </w:rPr>
        <w:t xml:space="preserve">    string :geospatial_lat_resolution = "0.1 degree";</w:t>
      </w:r>
    </w:p>
    <w:p w14:paraId="0A28BD10" w14:textId="77777777" w:rsidR="00924BB6" w:rsidRPr="00924BB6" w:rsidRDefault="00924BB6" w:rsidP="00924BB6">
      <w:pPr>
        <w:rPr>
          <w:lang w:val="en-GB"/>
        </w:rPr>
      </w:pPr>
      <w:r w:rsidRPr="00924BB6">
        <w:rPr>
          <w:lang w:val="en-GB"/>
        </w:rPr>
        <w:lastRenderedPageBreak/>
        <w:t xml:space="preserve">    double :geospatial_lon_min = -127.43765333333333;</w:t>
      </w:r>
    </w:p>
    <w:p w14:paraId="57E9BF97" w14:textId="77777777" w:rsidR="00924BB6" w:rsidRPr="00924BB6" w:rsidRDefault="00924BB6" w:rsidP="00924BB6">
      <w:pPr>
        <w:rPr>
          <w:lang w:val="en-GB"/>
        </w:rPr>
      </w:pPr>
      <w:r w:rsidRPr="00924BB6">
        <w:rPr>
          <w:lang w:val="en-GB"/>
        </w:rPr>
        <w:t xml:space="preserve">    double :geospatial_lon_max = -118.48636166666667;</w:t>
      </w:r>
    </w:p>
    <w:p w14:paraId="3D67E736" w14:textId="77777777" w:rsidR="00924BB6" w:rsidRPr="00924BB6" w:rsidRDefault="00924BB6" w:rsidP="00924BB6">
      <w:pPr>
        <w:rPr>
          <w:lang w:val="en-GB"/>
        </w:rPr>
      </w:pPr>
      <w:r w:rsidRPr="00924BB6">
        <w:rPr>
          <w:lang w:val="en-GB"/>
        </w:rPr>
        <w:t xml:space="preserve">    string :geospatial_lon_units = "degrees_east";</w:t>
      </w:r>
    </w:p>
    <w:p w14:paraId="561DD6E9" w14:textId="2E950A70" w:rsidR="00924BB6" w:rsidRDefault="00924BB6" w:rsidP="00924BB6">
      <w:pPr>
        <w:rPr>
          <w:lang w:val="en-GB"/>
        </w:rPr>
      </w:pPr>
      <w:r w:rsidRPr="00924BB6">
        <w:rPr>
          <w:lang w:val="en-GB"/>
        </w:rPr>
        <w:t xml:space="preserve">    string :geospatial_lon_resolution = "0.1 degree";</w:t>
      </w:r>
    </w:p>
    <w:p w14:paraId="5C2A488F" w14:textId="77777777" w:rsidR="00095CEE" w:rsidRPr="00E16502" w:rsidRDefault="00095CEE" w:rsidP="00095C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eastAsia="Times New Roman" w:cs="Arial"/>
          <w:szCs w:val="20"/>
        </w:rPr>
      </w:pPr>
      <w:r w:rsidRPr="00E16502">
        <w:rPr>
          <w:rFonts w:eastAsia="Times New Roman" w:cs="Arial"/>
          <w:szCs w:val="20"/>
        </w:rPr>
        <w:t xml:space="preserve">  </w:t>
      </w:r>
      <w:r>
        <w:rPr>
          <w:rFonts w:eastAsia="Times New Roman" w:cs="Arial"/>
          <w:szCs w:val="20"/>
        </w:rPr>
        <w:t xml:space="preserve">  </w:t>
      </w:r>
      <w:r w:rsidRPr="00924BB6">
        <w:rPr>
          <w:lang w:val="en-GB"/>
        </w:rPr>
        <w:t>double</w:t>
      </w:r>
      <w:r w:rsidRPr="00E16502">
        <w:rPr>
          <w:rFonts w:eastAsia="Times New Roman" w:cs="Arial"/>
          <w:szCs w:val="20"/>
        </w:rPr>
        <w:t xml:space="preserve">:geospatial_vertical_min = </w:t>
      </w:r>
      <w:r>
        <w:rPr>
          <w:rFonts w:eastAsia="Times New Roman" w:cs="Arial"/>
          <w:szCs w:val="20"/>
        </w:rPr>
        <w:t>500.000</w:t>
      </w:r>
      <w:r w:rsidRPr="00E16502">
        <w:rPr>
          <w:rFonts w:eastAsia="Times New Roman" w:cs="Arial"/>
          <w:szCs w:val="20"/>
        </w:rPr>
        <w:t>; // double</w:t>
      </w:r>
    </w:p>
    <w:p w14:paraId="5D2E6F90" w14:textId="77777777" w:rsidR="00095CEE" w:rsidRPr="00E16502" w:rsidRDefault="00095CEE" w:rsidP="00095C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eastAsia="Times New Roman" w:cs="Arial"/>
          <w:szCs w:val="20"/>
        </w:rPr>
      </w:pPr>
      <w:r w:rsidRPr="00E16502">
        <w:rPr>
          <w:rFonts w:eastAsia="Times New Roman" w:cs="Arial"/>
          <w:szCs w:val="20"/>
        </w:rPr>
        <w:t xml:space="preserve">    </w:t>
      </w:r>
      <w:r w:rsidRPr="00924BB6">
        <w:rPr>
          <w:lang w:val="en-GB"/>
        </w:rPr>
        <w:t>double</w:t>
      </w:r>
      <w:r w:rsidRPr="00E16502">
        <w:rPr>
          <w:rFonts w:eastAsia="Times New Roman" w:cs="Arial"/>
          <w:szCs w:val="20"/>
        </w:rPr>
        <w:t xml:space="preserve">:geospatial_vertical_max = </w:t>
      </w:r>
      <w:r>
        <w:rPr>
          <w:rFonts w:eastAsia="Times New Roman" w:cs="Arial"/>
          <w:szCs w:val="20"/>
        </w:rPr>
        <w:t>0.000</w:t>
      </w:r>
      <w:r w:rsidRPr="00E16502">
        <w:rPr>
          <w:rFonts w:eastAsia="Times New Roman" w:cs="Arial"/>
          <w:szCs w:val="20"/>
        </w:rPr>
        <w:t>; // double</w:t>
      </w:r>
    </w:p>
    <w:p w14:paraId="597ACA71" w14:textId="77777777" w:rsidR="00095CEE" w:rsidRPr="00E16502" w:rsidRDefault="00095CEE" w:rsidP="00095C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eastAsia="Times New Roman" w:cs="Arial"/>
          <w:szCs w:val="20"/>
        </w:rPr>
      </w:pPr>
      <w:r w:rsidRPr="00E16502">
        <w:rPr>
          <w:rFonts w:eastAsia="Times New Roman" w:cs="Arial"/>
          <w:szCs w:val="20"/>
        </w:rPr>
        <w:t xml:space="preserve">  </w:t>
      </w:r>
      <w:r>
        <w:rPr>
          <w:rFonts w:eastAsia="Times New Roman" w:cs="Arial"/>
          <w:szCs w:val="20"/>
        </w:rPr>
        <w:t xml:space="preserve">  string</w:t>
      </w:r>
      <w:r w:rsidRPr="00E16502">
        <w:rPr>
          <w:rFonts w:eastAsia="Times New Roman" w:cs="Arial"/>
          <w:szCs w:val="20"/>
        </w:rPr>
        <w:t>:geospatial_vertical_units = "m";</w:t>
      </w:r>
    </w:p>
    <w:p w14:paraId="56B536CD" w14:textId="77777777" w:rsidR="00095CEE" w:rsidRPr="00E16502" w:rsidRDefault="00095CEE" w:rsidP="00095C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eastAsia="Times New Roman" w:cs="Arial"/>
          <w:szCs w:val="20"/>
        </w:rPr>
      </w:pPr>
      <w:r w:rsidRPr="00E16502">
        <w:rPr>
          <w:rFonts w:eastAsia="Times New Roman" w:cs="Arial"/>
          <w:szCs w:val="20"/>
        </w:rPr>
        <w:t xml:space="preserve">  </w:t>
      </w:r>
      <w:r>
        <w:rPr>
          <w:rFonts w:eastAsia="Times New Roman" w:cs="Arial"/>
          <w:szCs w:val="20"/>
        </w:rPr>
        <w:t xml:space="preserve">  string</w:t>
      </w:r>
      <w:r w:rsidRPr="00E16502">
        <w:rPr>
          <w:rFonts w:eastAsia="Times New Roman" w:cs="Arial"/>
          <w:szCs w:val="20"/>
        </w:rPr>
        <w:t>:geospatial_vertical_resolution = "</w:t>
      </w:r>
      <w:r>
        <w:rPr>
          <w:rFonts w:eastAsia="Times New Roman" w:cs="Arial"/>
          <w:szCs w:val="20"/>
        </w:rPr>
        <w:t xml:space="preserve">10 </w:t>
      </w:r>
      <w:r w:rsidRPr="00E16502">
        <w:rPr>
          <w:rFonts w:eastAsia="Times New Roman" w:cs="Arial"/>
          <w:szCs w:val="20"/>
        </w:rPr>
        <w:t>meters";</w:t>
      </w:r>
    </w:p>
    <w:p w14:paraId="51CA8FBF" w14:textId="77777777" w:rsidR="00924BB6" w:rsidRPr="00924BB6" w:rsidRDefault="00924BB6" w:rsidP="00924BB6">
      <w:pPr>
        <w:rPr>
          <w:lang w:val="en-GB"/>
        </w:rPr>
      </w:pPr>
      <w:r w:rsidRPr="00924BB6">
        <w:rPr>
          <w:lang w:val="en-GB"/>
        </w:rPr>
        <w:t xml:space="preserve">    string :creator_type = "institution";</w:t>
      </w:r>
    </w:p>
    <w:p w14:paraId="62F969D4" w14:textId="77777777" w:rsidR="00924BB6" w:rsidRPr="00924BB6" w:rsidRDefault="00924BB6" w:rsidP="00924BB6">
      <w:pPr>
        <w:rPr>
          <w:lang w:val="en-GB"/>
        </w:rPr>
      </w:pPr>
      <w:r w:rsidRPr="00924BB6">
        <w:rPr>
          <w:lang w:val="en-GB"/>
        </w:rPr>
        <w:t xml:space="preserve">    string :creator_institution = "Inter-American Tropical Tuna Commission (IATTC)";</w:t>
      </w:r>
    </w:p>
    <w:p w14:paraId="155DC2E2" w14:textId="77777777" w:rsidR="00924BB6" w:rsidRPr="00924BB6" w:rsidRDefault="00924BB6" w:rsidP="00924BB6">
      <w:pPr>
        <w:rPr>
          <w:lang w:val="en-GB"/>
        </w:rPr>
      </w:pPr>
      <w:r w:rsidRPr="00924BB6">
        <w:rPr>
          <w:lang w:val="en-GB"/>
        </w:rPr>
        <w:t xml:space="preserve">    string :creator_email = "kschaefer@iattc.org";</w:t>
      </w:r>
    </w:p>
    <w:p w14:paraId="490A1BE9" w14:textId="77777777" w:rsidR="00924BB6" w:rsidRPr="00924BB6" w:rsidRDefault="00924BB6" w:rsidP="00924BB6">
      <w:pPr>
        <w:rPr>
          <w:lang w:val="en-GB"/>
        </w:rPr>
      </w:pPr>
      <w:r w:rsidRPr="00924BB6">
        <w:rPr>
          <w:lang w:val="en-GB"/>
        </w:rPr>
        <w:t xml:space="preserve">    string :creator_name = "Schaefer, Kurt";</w:t>
      </w:r>
    </w:p>
    <w:p w14:paraId="23DDA23F" w14:textId="77777777" w:rsidR="00924BB6" w:rsidRPr="00924BB6" w:rsidRDefault="00924BB6" w:rsidP="00924BB6">
      <w:pPr>
        <w:rPr>
          <w:lang w:val="en-GB"/>
        </w:rPr>
      </w:pPr>
      <w:r w:rsidRPr="00924BB6">
        <w:rPr>
          <w:lang w:val="en-GB"/>
        </w:rPr>
        <w:t xml:space="preserve">    string :creator_role = "Researcher";</w:t>
      </w:r>
    </w:p>
    <w:p w14:paraId="08A6143F" w14:textId="77777777" w:rsidR="00924BB6" w:rsidRPr="00924BB6" w:rsidRDefault="00924BB6" w:rsidP="00924BB6">
      <w:pPr>
        <w:rPr>
          <w:lang w:val="en-GB"/>
        </w:rPr>
      </w:pPr>
      <w:r w:rsidRPr="00924BB6">
        <w:rPr>
          <w:lang w:val="en-GB"/>
        </w:rPr>
        <w:t xml:space="preserve">    string :institution = "Inter-American Tropical Tuna Commission (IATTC)";</w:t>
      </w:r>
    </w:p>
    <w:p w14:paraId="666361B1" w14:textId="77777777" w:rsidR="00924BB6" w:rsidRPr="00924BB6" w:rsidRDefault="00924BB6" w:rsidP="00924BB6">
      <w:pPr>
        <w:rPr>
          <w:lang w:val="en-GB"/>
        </w:rPr>
      </w:pPr>
      <w:r w:rsidRPr="00924BB6">
        <w:rPr>
          <w:lang w:val="en-GB"/>
        </w:rPr>
        <w:t xml:space="preserve">    string :publisher_name = "Vardis Tsontos";</w:t>
      </w:r>
    </w:p>
    <w:p w14:paraId="0DA7B4F8" w14:textId="77777777" w:rsidR="00924BB6" w:rsidRPr="00924BB6" w:rsidRDefault="00924BB6" w:rsidP="00924BB6">
      <w:pPr>
        <w:rPr>
          <w:lang w:val="en-GB"/>
        </w:rPr>
      </w:pPr>
      <w:r w:rsidRPr="00924BB6">
        <w:rPr>
          <w:lang w:val="en-GB"/>
        </w:rPr>
        <w:t xml:space="preserve">    string :publisher_type = "person";</w:t>
      </w:r>
    </w:p>
    <w:p w14:paraId="75D6569F" w14:textId="77777777" w:rsidR="00924BB6" w:rsidRPr="00924BB6" w:rsidRDefault="00924BB6" w:rsidP="00924BB6">
      <w:pPr>
        <w:rPr>
          <w:lang w:val="en-GB"/>
        </w:rPr>
      </w:pPr>
      <w:r w:rsidRPr="00924BB6">
        <w:rPr>
          <w:lang w:val="en-GB"/>
        </w:rPr>
        <w:t xml:space="preserve">    string :publisher_email = "vtsontos@jpl.nasa.gov";</w:t>
      </w:r>
    </w:p>
    <w:p w14:paraId="3AC60B5F" w14:textId="77777777" w:rsidR="00924BB6" w:rsidRPr="00924BB6" w:rsidRDefault="00924BB6" w:rsidP="00924BB6">
      <w:pPr>
        <w:rPr>
          <w:lang w:val="en-GB"/>
        </w:rPr>
      </w:pPr>
      <w:r w:rsidRPr="00924BB6">
        <w:rPr>
          <w:lang w:val="en-GB"/>
        </w:rPr>
        <w:t xml:space="preserve">    string :publisher_url = "https://podaac.jpl.nasa.gov/";</w:t>
      </w:r>
    </w:p>
    <w:p w14:paraId="5AAF0DDB" w14:textId="77777777" w:rsidR="00924BB6" w:rsidRPr="00924BB6" w:rsidRDefault="00924BB6" w:rsidP="00924BB6">
      <w:pPr>
        <w:rPr>
          <w:lang w:val="en-GB"/>
        </w:rPr>
      </w:pPr>
      <w:r w:rsidRPr="00924BB6">
        <w:rPr>
          <w:lang w:val="en-GB"/>
        </w:rPr>
        <w:t xml:space="preserve">    string :project = "IATTC Bigeye tuna behavior program";</w:t>
      </w:r>
    </w:p>
    <w:p w14:paraId="08B37C4E" w14:textId="77777777" w:rsidR="00924BB6" w:rsidRPr="00924BB6" w:rsidRDefault="00924BB6" w:rsidP="00924BB6">
      <w:pPr>
        <w:rPr>
          <w:lang w:val="en-GB"/>
        </w:rPr>
      </w:pPr>
      <w:r w:rsidRPr="00924BB6">
        <w:rPr>
          <w:lang w:val="en-GB"/>
        </w:rPr>
        <w:t xml:space="preserve">    string :processing_level = "Level 2";</w:t>
      </w:r>
    </w:p>
    <w:p w14:paraId="68B46578" w14:textId="68720FB4" w:rsidR="00924BB6" w:rsidRPr="00924BB6" w:rsidRDefault="00924BB6" w:rsidP="00924BB6">
      <w:pPr>
        <w:rPr>
          <w:lang w:val="en-GB"/>
        </w:rPr>
      </w:pPr>
      <w:r w:rsidRPr="00924BB6">
        <w:rPr>
          <w:lang w:val="en-GB"/>
        </w:rPr>
        <w:t xml:space="preserve">    string :keywords_vocabulary = "CF Standard Names, GCMD Science Keywords";</w:t>
      </w:r>
      <w:r w:rsidR="001454CF">
        <w:rPr>
          <w:lang w:val="en-GB"/>
        </w:rPr>
        <w:t xml:space="preserve">  // add keyword citation as necessary</w:t>
      </w:r>
    </w:p>
    <w:p w14:paraId="6BA5A214" w14:textId="77777777" w:rsidR="00924BB6" w:rsidRPr="00924BB6" w:rsidRDefault="00924BB6" w:rsidP="00924BB6">
      <w:pPr>
        <w:rPr>
          <w:lang w:val="en-GB"/>
        </w:rPr>
      </w:pPr>
      <w:r w:rsidRPr="00924BB6">
        <w:rPr>
          <w:lang w:val="en-GB"/>
        </w:rPr>
        <w:t xml:space="preserve">    string :keywords = "Temperature, electronic tag, animal telemetry, bigeye, tuna, Thunnus obesus, IATTC, Eastern Tropical Pacific Ocean";</w:t>
      </w:r>
    </w:p>
    <w:p w14:paraId="4C47D246" w14:textId="77777777" w:rsidR="00924BB6" w:rsidRPr="00924BB6" w:rsidRDefault="00924BB6" w:rsidP="00924BB6">
      <w:pPr>
        <w:rPr>
          <w:lang w:val="en-GB"/>
        </w:rPr>
      </w:pPr>
      <w:r w:rsidRPr="00924BB6">
        <w:rPr>
          <w:lang w:val="en-GB"/>
        </w:rPr>
        <w:t xml:space="preserve">    string :acknowledgement = "Funding provided by IATTC under grant 2019-XYZ.";</w:t>
      </w:r>
    </w:p>
    <w:p w14:paraId="7A5AAEC1" w14:textId="77777777" w:rsidR="00924BB6" w:rsidRPr="00924BB6" w:rsidRDefault="00924BB6" w:rsidP="00924BB6">
      <w:pPr>
        <w:rPr>
          <w:lang w:val="en-GB"/>
        </w:rPr>
      </w:pPr>
      <w:r w:rsidRPr="00924BB6">
        <w:rPr>
          <w:lang w:val="en-GB"/>
        </w:rPr>
        <w:t xml:space="preserve">    string :date_created = "2019-09-18T13:53:21";</w:t>
      </w:r>
    </w:p>
    <w:p w14:paraId="03EF0E77" w14:textId="77777777" w:rsidR="00924BB6" w:rsidRPr="00924BB6" w:rsidRDefault="00924BB6" w:rsidP="00924BB6">
      <w:pPr>
        <w:rPr>
          <w:lang w:val="en-GB"/>
        </w:rPr>
      </w:pPr>
      <w:r w:rsidRPr="00924BB6">
        <w:rPr>
          <w:lang w:val="en-GB"/>
        </w:rPr>
        <w:t xml:space="preserve">    string :date_modified = "2019-09-18T13:53:21";</w:t>
      </w:r>
    </w:p>
    <w:p w14:paraId="050A9186" w14:textId="77777777" w:rsidR="00924BB6" w:rsidRPr="00924BB6" w:rsidRDefault="00924BB6" w:rsidP="00924BB6">
      <w:pPr>
        <w:rPr>
          <w:lang w:val="en-GB"/>
        </w:rPr>
      </w:pPr>
      <w:r w:rsidRPr="00924BB6">
        <w:rPr>
          <w:lang w:val="en-GB"/>
        </w:rPr>
        <w:t xml:space="preserve">    string :date_issued = "2019-09-18T13:53:21";</w:t>
      </w:r>
    </w:p>
    <w:p w14:paraId="017D6E31" w14:textId="77777777" w:rsidR="00924BB6" w:rsidRPr="00924BB6" w:rsidRDefault="00924BB6" w:rsidP="00924BB6">
      <w:pPr>
        <w:rPr>
          <w:lang w:val="en-GB"/>
        </w:rPr>
      </w:pPr>
      <w:r w:rsidRPr="00924BB6">
        <w:rPr>
          <w:lang w:val="en-GB"/>
        </w:rPr>
        <w:t xml:space="preserve">    string :date_metadata_modified = "2019-09-18T13:53:21";</w:t>
      </w:r>
    </w:p>
    <w:p w14:paraId="43F8FD3B" w14:textId="77777777" w:rsidR="00924BB6" w:rsidRPr="00924BB6" w:rsidRDefault="00924BB6" w:rsidP="00924BB6">
      <w:pPr>
        <w:rPr>
          <w:lang w:val="en-GB"/>
        </w:rPr>
      </w:pPr>
      <w:r w:rsidRPr="00924BB6">
        <w:rPr>
          <w:lang w:val="en-GB"/>
        </w:rPr>
        <w:t xml:space="preserve">    string :program = "IATTC Tuna Behavior and Life History";</w:t>
      </w:r>
    </w:p>
    <w:p w14:paraId="42179973" w14:textId="77777777" w:rsidR="00924BB6" w:rsidRPr="00924BB6" w:rsidRDefault="00924BB6" w:rsidP="00924BB6">
      <w:pPr>
        <w:rPr>
          <w:lang w:val="en-GB"/>
        </w:rPr>
      </w:pPr>
      <w:r w:rsidRPr="00924BB6">
        <w:rPr>
          <w:lang w:val="en-GB"/>
        </w:rPr>
        <w:t xml:space="preserve">    string :product_version = "1.0";</w:t>
      </w:r>
    </w:p>
    <w:p w14:paraId="1E66ADFE" w14:textId="71703FC3" w:rsidR="00924BB6" w:rsidRPr="00924BB6" w:rsidRDefault="00924BB6" w:rsidP="00924BB6">
      <w:pPr>
        <w:rPr>
          <w:lang w:val="en-GB"/>
        </w:rPr>
      </w:pPr>
      <w:r w:rsidRPr="00924BB6">
        <w:rPr>
          <w:lang w:val="en-GB"/>
        </w:rPr>
        <w:t xml:space="preserve">    string :license = "IATTC data are copyrighted and available </w:t>
      </w:r>
      <w:r w:rsidR="00C318D5" w:rsidRPr="00924BB6">
        <w:rPr>
          <w:lang w:val="en-GB"/>
        </w:rPr>
        <w:t>publicly</w:t>
      </w:r>
      <w:r w:rsidRPr="00924BB6">
        <w:rPr>
          <w:lang w:val="en-GB"/>
        </w:rPr>
        <w:t xml:space="preserve"> on condition of inst</w:t>
      </w:r>
      <w:r w:rsidR="00C318D5">
        <w:rPr>
          <w:lang w:val="en-GB"/>
        </w:rPr>
        <w:t>it</w:t>
      </w:r>
      <w:r w:rsidRPr="00924BB6">
        <w:rPr>
          <w:lang w:val="en-GB"/>
        </w:rPr>
        <w:t xml:space="preserve">ution and </w:t>
      </w:r>
      <w:r w:rsidR="00C318D5" w:rsidRPr="00924BB6">
        <w:rPr>
          <w:lang w:val="en-GB"/>
        </w:rPr>
        <w:t>researcher</w:t>
      </w:r>
      <w:r w:rsidRPr="00924BB6">
        <w:rPr>
          <w:lang w:val="en-GB"/>
        </w:rPr>
        <w:t xml:space="preserve"> citation.";</w:t>
      </w:r>
    </w:p>
    <w:p w14:paraId="642D9B40" w14:textId="37AC348B" w:rsidR="00924BB6" w:rsidRPr="00924BB6" w:rsidRDefault="00924BB6" w:rsidP="00924BB6">
      <w:pPr>
        <w:rPr>
          <w:lang w:val="en-GB"/>
        </w:rPr>
      </w:pPr>
      <w:r w:rsidRPr="00924BB6">
        <w:rPr>
          <w:lang w:val="en-GB"/>
        </w:rPr>
        <w:t xml:space="preserve">    string :summary = "Implanted archival tag dataset showing the migration and diving patterns of an adult Bigeye tuna in the Eastern Tropical Pacific courtesy of Kurt Schaefer and Dan Fuller of the IATTC";</w:t>
      </w:r>
    </w:p>
    <w:p w14:paraId="44A9C602" w14:textId="77777777" w:rsidR="00924BB6" w:rsidRPr="00924BB6" w:rsidRDefault="00924BB6" w:rsidP="00924BB6">
      <w:pPr>
        <w:rPr>
          <w:lang w:val="en-GB"/>
        </w:rPr>
      </w:pPr>
    </w:p>
    <w:p w14:paraId="401E19D0" w14:textId="77777777" w:rsidR="00924BB6" w:rsidRPr="00924BB6" w:rsidRDefault="00924BB6" w:rsidP="00924BB6">
      <w:pPr>
        <w:rPr>
          <w:lang w:val="en-GB"/>
        </w:rPr>
      </w:pPr>
    </w:p>
    <w:p w14:paraId="5DD1074B" w14:textId="77777777" w:rsidR="00924BB6" w:rsidRPr="00924BB6" w:rsidRDefault="00924BB6" w:rsidP="00924BB6">
      <w:pPr>
        <w:rPr>
          <w:b/>
          <w:i/>
          <w:lang w:val="en-GB"/>
        </w:rPr>
      </w:pPr>
      <w:r w:rsidRPr="00924BB6">
        <w:rPr>
          <w:b/>
          <w:i/>
          <w:lang w:val="en-GB"/>
        </w:rPr>
        <w:t xml:space="preserve">    // Animal Telemetry domain global attributes orgnaized by categroy in Group structures</w:t>
      </w:r>
    </w:p>
    <w:p w14:paraId="3711B412" w14:textId="77777777" w:rsidR="00924BB6" w:rsidRPr="00924BB6" w:rsidRDefault="00924BB6" w:rsidP="00924BB6">
      <w:pPr>
        <w:rPr>
          <w:lang w:val="en-GB"/>
        </w:rPr>
      </w:pPr>
      <w:r w:rsidRPr="00924BB6">
        <w:rPr>
          <w:lang w:val="en-GB"/>
        </w:rPr>
        <w:t xml:space="preserve">    group: Meta_eTag {</w:t>
      </w:r>
    </w:p>
    <w:p w14:paraId="3D35D8A0" w14:textId="77777777" w:rsidR="00924BB6" w:rsidRPr="00924BB6" w:rsidRDefault="00924BB6" w:rsidP="00924BB6">
      <w:pPr>
        <w:rPr>
          <w:lang w:val="en-GB"/>
        </w:rPr>
      </w:pPr>
      <w:r w:rsidRPr="00924BB6">
        <w:rPr>
          <w:lang w:val="en-GB"/>
        </w:rPr>
        <w:t xml:space="preserve">      </w:t>
      </w:r>
    </w:p>
    <w:p w14:paraId="55C453E8" w14:textId="77777777" w:rsidR="00924BB6" w:rsidRPr="00924BB6" w:rsidRDefault="00924BB6" w:rsidP="00924BB6">
      <w:pPr>
        <w:rPr>
          <w:lang w:val="en-GB"/>
        </w:rPr>
      </w:pPr>
      <w:r w:rsidRPr="00924BB6">
        <w:rPr>
          <w:lang w:val="en-GB"/>
        </w:rPr>
        <w:t xml:space="preserve">      group: animal {</w:t>
      </w:r>
    </w:p>
    <w:p w14:paraId="67D3C6B1" w14:textId="77777777" w:rsidR="00924BB6" w:rsidRPr="00924BB6" w:rsidRDefault="00924BB6" w:rsidP="00924BB6">
      <w:pPr>
        <w:rPr>
          <w:lang w:val="en-GB"/>
        </w:rPr>
      </w:pPr>
      <w:r w:rsidRPr="00924BB6">
        <w:rPr>
          <w:lang w:val="en-GB"/>
        </w:rPr>
        <w:t xml:space="preserve">        string :platform = "Thunn</w:t>
      </w:r>
      <w:r>
        <w:rPr>
          <w:lang w:val="en-GB"/>
        </w:rPr>
        <w:t>us obesus";</w:t>
      </w:r>
      <w:r>
        <w:rPr>
          <w:lang w:val="en-GB"/>
        </w:rPr>
        <w:tab/>
      </w:r>
      <w:r>
        <w:rPr>
          <w:lang w:val="en-GB"/>
        </w:rPr>
        <w:tab/>
      </w:r>
      <w:r>
        <w:rPr>
          <w:lang w:val="en-GB"/>
        </w:rPr>
        <w:tab/>
      </w:r>
      <w:r>
        <w:rPr>
          <w:lang w:val="en-GB"/>
        </w:rPr>
        <w:tab/>
      </w:r>
      <w:r>
        <w:rPr>
          <w:lang w:val="en-GB"/>
        </w:rPr>
        <w:tab/>
      </w:r>
      <w:r w:rsidRPr="00924BB6">
        <w:rPr>
          <w:lang w:val="en-GB"/>
        </w:rPr>
        <w:t>//REQUIRED</w:t>
      </w:r>
    </w:p>
    <w:p w14:paraId="427A6538" w14:textId="77777777" w:rsidR="00924BB6" w:rsidRPr="00924BB6" w:rsidRDefault="00924BB6" w:rsidP="00924BB6">
      <w:pPr>
        <w:rPr>
          <w:lang w:val="en-GB"/>
        </w:rPr>
      </w:pPr>
      <w:r w:rsidRPr="00924BB6">
        <w:rPr>
          <w:lang w:val="en-GB"/>
        </w:rPr>
        <w:t xml:space="preserve">        string :taxonomic_serial_</w:t>
      </w:r>
      <w:r>
        <w:rPr>
          <w:lang w:val="en-GB"/>
        </w:rPr>
        <w:t>number = "172428";</w:t>
      </w:r>
      <w:r>
        <w:rPr>
          <w:lang w:val="en-GB"/>
        </w:rPr>
        <w:tab/>
      </w:r>
      <w:r>
        <w:rPr>
          <w:lang w:val="en-GB"/>
        </w:rPr>
        <w:tab/>
      </w:r>
      <w:r>
        <w:rPr>
          <w:lang w:val="en-GB"/>
        </w:rPr>
        <w:tab/>
      </w:r>
      <w:r>
        <w:rPr>
          <w:lang w:val="en-GB"/>
        </w:rPr>
        <w:tab/>
      </w:r>
      <w:r w:rsidRPr="00924BB6">
        <w:rPr>
          <w:lang w:val="en-GB"/>
        </w:rPr>
        <w:t>//REQUIRED</w:t>
      </w:r>
    </w:p>
    <w:p w14:paraId="6C89E4EA" w14:textId="77777777" w:rsidR="00924BB6" w:rsidRPr="00924BB6" w:rsidRDefault="00924BB6" w:rsidP="00924BB6">
      <w:pPr>
        <w:rPr>
          <w:lang w:val="en-GB"/>
        </w:rPr>
      </w:pPr>
      <w:r w:rsidRPr="00924BB6">
        <w:rPr>
          <w:lang w:val="en-GB"/>
        </w:rPr>
        <w:t xml:space="preserve">        string :length_type_capture = </w:t>
      </w:r>
      <w:r>
        <w:rPr>
          <w:lang w:val="en-GB"/>
        </w:rPr>
        <w:t>"Straight fork length";</w:t>
      </w:r>
      <w:r>
        <w:rPr>
          <w:lang w:val="en-GB"/>
        </w:rPr>
        <w:tab/>
      </w:r>
      <w:r>
        <w:rPr>
          <w:lang w:val="en-GB"/>
        </w:rPr>
        <w:tab/>
      </w:r>
      <w:r>
        <w:rPr>
          <w:lang w:val="en-GB"/>
        </w:rPr>
        <w:tab/>
      </w:r>
      <w:r>
        <w:rPr>
          <w:lang w:val="en-GB"/>
        </w:rPr>
        <w:tab/>
      </w:r>
      <w:r w:rsidRPr="00924BB6">
        <w:rPr>
          <w:lang w:val="en-GB"/>
        </w:rPr>
        <w:t>//REQUIRED</w:t>
      </w:r>
    </w:p>
    <w:p w14:paraId="011FE178" w14:textId="77777777" w:rsidR="00924BB6" w:rsidRPr="00924BB6" w:rsidRDefault="00924BB6" w:rsidP="00924BB6">
      <w:pPr>
        <w:rPr>
          <w:lang w:val="en-GB"/>
        </w:rPr>
      </w:pPr>
      <w:r w:rsidRPr="00924BB6">
        <w:rPr>
          <w:lang w:val="en-GB"/>
        </w:rPr>
        <w:t xml:space="preserve">        string :length_method_cap</w:t>
      </w:r>
      <w:r>
        <w:rPr>
          <w:lang w:val="en-GB"/>
        </w:rPr>
        <w:t>ture = "measured caliper";</w:t>
      </w:r>
      <w:r>
        <w:rPr>
          <w:lang w:val="en-GB"/>
        </w:rPr>
        <w:tab/>
      </w:r>
      <w:r>
        <w:rPr>
          <w:lang w:val="en-GB"/>
        </w:rPr>
        <w:tab/>
      </w:r>
      <w:r>
        <w:rPr>
          <w:lang w:val="en-GB"/>
        </w:rPr>
        <w:tab/>
      </w:r>
      <w:r w:rsidRPr="00924BB6">
        <w:rPr>
          <w:lang w:val="en-GB"/>
        </w:rPr>
        <w:t>//REQUIRED</w:t>
      </w:r>
    </w:p>
    <w:p w14:paraId="3F1960D5" w14:textId="77777777" w:rsidR="00924BB6" w:rsidRPr="00924BB6" w:rsidRDefault="00924BB6" w:rsidP="00924BB6">
      <w:pPr>
        <w:rPr>
          <w:lang w:val="en-GB"/>
        </w:rPr>
      </w:pPr>
      <w:r w:rsidRPr="00924BB6">
        <w:rPr>
          <w:lang w:val="en-GB"/>
        </w:rPr>
        <w:t xml:space="preserve">        double :length_capture = </w:t>
      </w:r>
      <w:r>
        <w:rPr>
          <w:lang w:val="en-GB"/>
        </w:rPr>
        <w:t>67.0f;</w:t>
      </w:r>
      <w:r>
        <w:rPr>
          <w:lang w:val="en-GB"/>
        </w:rPr>
        <w:tab/>
      </w:r>
      <w:r>
        <w:rPr>
          <w:lang w:val="en-GB"/>
        </w:rPr>
        <w:tab/>
      </w:r>
      <w:r>
        <w:rPr>
          <w:lang w:val="en-GB"/>
        </w:rPr>
        <w:tab/>
      </w:r>
      <w:r>
        <w:rPr>
          <w:lang w:val="en-GB"/>
        </w:rPr>
        <w:tab/>
      </w:r>
      <w:r>
        <w:rPr>
          <w:lang w:val="en-GB"/>
        </w:rPr>
        <w:tab/>
      </w:r>
      <w:r>
        <w:rPr>
          <w:lang w:val="en-GB"/>
        </w:rPr>
        <w:tab/>
      </w:r>
      <w:r w:rsidRPr="00924BB6">
        <w:rPr>
          <w:lang w:val="en-GB"/>
        </w:rPr>
        <w:t>//REQUIRED</w:t>
      </w:r>
    </w:p>
    <w:p w14:paraId="4BA4939C" w14:textId="77777777" w:rsidR="00924BB6" w:rsidRPr="00924BB6" w:rsidRDefault="00924BB6" w:rsidP="00924BB6">
      <w:pPr>
        <w:rPr>
          <w:lang w:val="en-GB"/>
        </w:rPr>
      </w:pPr>
      <w:r w:rsidRPr="00924BB6">
        <w:rPr>
          <w:lang w:val="en-GB"/>
        </w:rPr>
        <w:t xml:space="preserve">        string :length_unit_captu</w:t>
      </w:r>
      <w:r>
        <w:rPr>
          <w:lang w:val="en-GB"/>
        </w:rPr>
        <w:t>re = "cm";</w:t>
      </w:r>
      <w:r>
        <w:rPr>
          <w:lang w:val="en-GB"/>
        </w:rPr>
        <w:tab/>
      </w:r>
      <w:r>
        <w:rPr>
          <w:lang w:val="en-GB"/>
        </w:rPr>
        <w:tab/>
      </w:r>
      <w:r>
        <w:rPr>
          <w:lang w:val="en-GB"/>
        </w:rPr>
        <w:tab/>
      </w:r>
      <w:r>
        <w:rPr>
          <w:lang w:val="en-GB"/>
        </w:rPr>
        <w:tab/>
      </w:r>
      <w:r>
        <w:rPr>
          <w:lang w:val="en-GB"/>
        </w:rPr>
        <w:tab/>
      </w:r>
      <w:r>
        <w:rPr>
          <w:lang w:val="en-GB"/>
        </w:rPr>
        <w:tab/>
      </w:r>
      <w:r w:rsidRPr="00924BB6">
        <w:rPr>
          <w:lang w:val="en-GB"/>
        </w:rPr>
        <w:t>//REQUIRED</w:t>
      </w:r>
    </w:p>
    <w:p w14:paraId="03BFB0E0" w14:textId="77777777" w:rsidR="00924BB6" w:rsidRPr="00924BB6" w:rsidRDefault="00924BB6" w:rsidP="00924BB6">
      <w:pPr>
        <w:rPr>
          <w:lang w:val="en-GB"/>
        </w:rPr>
      </w:pPr>
      <w:r w:rsidRPr="00924BB6">
        <w:rPr>
          <w:lang w:val="en-GB"/>
        </w:rPr>
        <w:t xml:space="preserve">        stri</w:t>
      </w:r>
      <w:r>
        <w:rPr>
          <w:lang w:val="en-GB"/>
        </w:rPr>
        <w:t>ng :condition_capture = "good";</w:t>
      </w:r>
      <w:r>
        <w:rPr>
          <w:lang w:val="en-GB"/>
        </w:rPr>
        <w:tab/>
      </w:r>
      <w:r>
        <w:rPr>
          <w:lang w:val="en-GB"/>
        </w:rPr>
        <w:tab/>
      </w:r>
      <w:r>
        <w:rPr>
          <w:lang w:val="en-GB"/>
        </w:rPr>
        <w:tab/>
      </w:r>
      <w:r>
        <w:rPr>
          <w:lang w:val="en-GB"/>
        </w:rPr>
        <w:tab/>
      </w:r>
      <w:r>
        <w:rPr>
          <w:lang w:val="en-GB"/>
        </w:rPr>
        <w:tab/>
      </w:r>
      <w:r>
        <w:rPr>
          <w:lang w:val="en-GB"/>
        </w:rPr>
        <w:tab/>
      </w:r>
      <w:r w:rsidRPr="00924BB6">
        <w:rPr>
          <w:lang w:val="en-GB"/>
        </w:rPr>
        <w:t>//REQUIRED</w:t>
      </w:r>
    </w:p>
    <w:p w14:paraId="6BF135BF" w14:textId="77777777" w:rsidR="00924BB6" w:rsidRPr="00924BB6" w:rsidRDefault="00924BB6" w:rsidP="00924BB6">
      <w:pPr>
        <w:rPr>
          <w:lang w:val="en-GB"/>
        </w:rPr>
      </w:pPr>
      <w:r w:rsidRPr="00924BB6">
        <w:rPr>
          <w:lang w:val="en-GB"/>
        </w:rPr>
        <w:t xml:space="preserve">        string :lifestage_capture</w:t>
      </w:r>
      <w:r>
        <w:rPr>
          <w:lang w:val="en-GB"/>
        </w:rPr>
        <w:t xml:space="preserve"> = "juvenile";</w:t>
      </w:r>
      <w:r>
        <w:rPr>
          <w:lang w:val="en-GB"/>
        </w:rPr>
        <w:tab/>
      </w:r>
      <w:r>
        <w:rPr>
          <w:lang w:val="en-GB"/>
        </w:rPr>
        <w:tab/>
      </w:r>
      <w:r>
        <w:rPr>
          <w:lang w:val="en-GB"/>
        </w:rPr>
        <w:tab/>
      </w:r>
      <w:r>
        <w:rPr>
          <w:lang w:val="en-GB"/>
        </w:rPr>
        <w:tab/>
      </w:r>
      <w:r>
        <w:rPr>
          <w:lang w:val="en-GB"/>
        </w:rPr>
        <w:tab/>
      </w:r>
      <w:r w:rsidRPr="00924BB6">
        <w:rPr>
          <w:lang w:val="en-GB"/>
        </w:rPr>
        <w:t xml:space="preserve">//recommended        </w:t>
      </w:r>
    </w:p>
    <w:p w14:paraId="1FA7DF51" w14:textId="77777777" w:rsidR="00924BB6" w:rsidRPr="00924BB6" w:rsidRDefault="00924BB6" w:rsidP="00924BB6">
      <w:pPr>
        <w:rPr>
          <w:lang w:val="en-GB"/>
        </w:rPr>
      </w:pPr>
      <w:r w:rsidRPr="00924BB6">
        <w:rPr>
          <w:lang w:val="en-GB"/>
        </w:rPr>
        <w:lastRenderedPageBreak/>
        <w:t xml:space="preserve">        string :length_type_recap</w:t>
      </w:r>
      <w:r>
        <w:rPr>
          <w:lang w:val="en-GB"/>
        </w:rPr>
        <w:t>ture = "Straight fork length";</w:t>
      </w:r>
      <w:r>
        <w:rPr>
          <w:lang w:val="en-GB"/>
        </w:rPr>
        <w:tab/>
      </w:r>
      <w:r>
        <w:rPr>
          <w:lang w:val="en-GB"/>
        </w:rPr>
        <w:tab/>
      </w:r>
      <w:r>
        <w:rPr>
          <w:lang w:val="en-GB"/>
        </w:rPr>
        <w:tab/>
      </w:r>
      <w:r w:rsidRPr="00924BB6">
        <w:rPr>
          <w:lang w:val="en-GB"/>
        </w:rPr>
        <w:t>//recommended</w:t>
      </w:r>
    </w:p>
    <w:p w14:paraId="062EF4E1" w14:textId="77777777" w:rsidR="00924BB6" w:rsidRPr="00924BB6" w:rsidRDefault="00924BB6" w:rsidP="00924BB6">
      <w:pPr>
        <w:rPr>
          <w:lang w:val="en-GB"/>
        </w:rPr>
      </w:pPr>
      <w:r w:rsidRPr="00924BB6">
        <w:rPr>
          <w:lang w:val="en-GB"/>
        </w:rPr>
        <w:t xml:space="preserve">        string :length_method_re</w:t>
      </w:r>
      <w:r>
        <w:rPr>
          <w:lang w:val="en-GB"/>
        </w:rPr>
        <w:t>capture = "predicted";</w:t>
      </w:r>
      <w:r>
        <w:rPr>
          <w:lang w:val="en-GB"/>
        </w:rPr>
        <w:tab/>
      </w:r>
      <w:r>
        <w:rPr>
          <w:lang w:val="en-GB"/>
        </w:rPr>
        <w:tab/>
      </w:r>
      <w:r>
        <w:rPr>
          <w:lang w:val="en-GB"/>
        </w:rPr>
        <w:tab/>
      </w:r>
      <w:r>
        <w:rPr>
          <w:lang w:val="en-GB"/>
        </w:rPr>
        <w:tab/>
      </w:r>
      <w:r w:rsidRPr="00924BB6">
        <w:rPr>
          <w:lang w:val="en-GB"/>
        </w:rPr>
        <w:t xml:space="preserve">//recommended        </w:t>
      </w:r>
    </w:p>
    <w:p w14:paraId="52751608" w14:textId="77777777" w:rsidR="00924BB6" w:rsidRPr="00924BB6" w:rsidRDefault="00924BB6" w:rsidP="00924BB6">
      <w:pPr>
        <w:rPr>
          <w:lang w:val="en-GB"/>
        </w:rPr>
      </w:pPr>
      <w:r w:rsidRPr="00924BB6">
        <w:rPr>
          <w:lang w:val="en-GB"/>
        </w:rPr>
        <w:t xml:space="preserve">        double :length_recapture</w:t>
      </w:r>
      <w:r>
        <w:rPr>
          <w:lang w:val="en-GB"/>
        </w:rPr>
        <w:t xml:space="preserve"> = 159.0f;</w:t>
      </w:r>
      <w:r>
        <w:rPr>
          <w:lang w:val="en-GB"/>
        </w:rPr>
        <w:tab/>
      </w:r>
      <w:r>
        <w:rPr>
          <w:lang w:val="en-GB"/>
        </w:rPr>
        <w:tab/>
      </w:r>
      <w:r>
        <w:rPr>
          <w:lang w:val="en-GB"/>
        </w:rPr>
        <w:tab/>
      </w:r>
      <w:r>
        <w:rPr>
          <w:lang w:val="en-GB"/>
        </w:rPr>
        <w:tab/>
      </w:r>
      <w:r>
        <w:rPr>
          <w:lang w:val="en-GB"/>
        </w:rPr>
        <w:tab/>
      </w:r>
      <w:r>
        <w:rPr>
          <w:lang w:val="en-GB"/>
        </w:rPr>
        <w:tab/>
      </w:r>
      <w:r w:rsidRPr="00924BB6">
        <w:rPr>
          <w:lang w:val="en-GB"/>
        </w:rPr>
        <w:t>//recommended</w:t>
      </w:r>
    </w:p>
    <w:p w14:paraId="70DB16E2" w14:textId="77777777" w:rsidR="00924BB6" w:rsidRPr="00924BB6" w:rsidRDefault="00924BB6" w:rsidP="00924BB6">
      <w:pPr>
        <w:rPr>
          <w:lang w:val="en-GB"/>
        </w:rPr>
      </w:pPr>
      <w:r w:rsidRPr="00924BB6">
        <w:rPr>
          <w:lang w:val="en-GB"/>
        </w:rPr>
        <w:t xml:space="preserve">        string :length_unit_recapture = "cm";</w:t>
      </w:r>
      <w:r>
        <w:rPr>
          <w:lang w:val="en-GB"/>
        </w:rPr>
        <w:tab/>
      </w:r>
      <w:r>
        <w:rPr>
          <w:lang w:val="en-GB"/>
        </w:rPr>
        <w:tab/>
      </w:r>
      <w:r>
        <w:rPr>
          <w:lang w:val="en-GB"/>
        </w:rPr>
        <w:tab/>
      </w:r>
      <w:r>
        <w:rPr>
          <w:lang w:val="en-GB"/>
        </w:rPr>
        <w:tab/>
      </w:r>
      <w:r>
        <w:rPr>
          <w:lang w:val="en-GB"/>
        </w:rPr>
        <w:tab/>
      </w:r>
      <w:r w:rsidRPr="00924BB6">
        <w:rPr>
          <w:lang w:val="en-GB"/>
        </w:rPr>
        <w:t>//recommended</w:t>
      </w:r>
    </w:p>
    <w:p w14:paraId="2009BE1C" w14:textId="77777777" w:rsidR="00924BB6" w:rsidRPr="00924BB6" w:rsidRDefault="00924BB6" w:rsidP="00924BB6">
      <w:pPr>
        <w:rPr>
          <w:lang w:val="en-GB"/>
        </w:rPr>
      </w:pPr>
      <w:r w:rsidRPr="00924BB6">
        <w:rPr>
          <w:lang w:val="en-GB"/>
        </w:rPr>
        <w:t xml:space="preserve">        string :condition_recapture = "gut hooked";</w:t>
      </w:r>
      <w:r>
        <w:rPr>
          <w:lang w:val="en-GB"/>
        </w:rPr>
        <w:tab/>
      </w:r>
      <w:r>
        <w:rPr>
          <w:lang w:val="en-GB"/>
        </w:rPr>
        <w:tab/>
      </w:r>
      <w:r>
        <w:rPr>
          <w:lang w:val="en-GB"/>
        </w:rPr>
        <w:tab/>
      </w:r>
      <w:r>
        <w:rPr>
          <w:lang w:val="en-GB"/>
        </w:rPr>
        <w:tab/>
      </w:r>
      <w:r>
        <w:rPr>
          <w:lang w:val="en-GB"/>
        </w:rPr>
        <w:tab/>
      </w:r>
      <w:r w:rsidRPr="00924BB6">
        <w:rPr>
          <w:lang w:val="en-GB"/>
        </w:rPr>
        <w:t>//recommended</w:t>
      </w:r>
    </w:p>
    <w:p w14:paraId="30CF0221" w14:textId="77777777" w:rsidR="00924BB6" w:rsidRPr="00924BB6" w:rsidRDefault="00924BB6" w:rsidP="00924BB6">
      <w:pPr>
        <w:rPr>
          <w:lang w:val="en-GB"/>
        </w:rPr>
      </w:pPr>
      <w:r w:rsidRPr="00924BB6">
        <w:rPr>
          <w:lang w:val="en-GB"/>
        </w:rPr>
        <w:t xml:space="preserve">        string :fate_recapture = "harvested";</w:t>
      </w:r>
      <w:r>
        <w:rPr>
          <w:lang w:val="en-GB"/>
        </w:rPr>
        <w:tab/>
      </w:r>
      <w:r>
        <w:rPr>
          <w:lang w:val="en-GB"/>
        </w:rPr>
        <w:tab/>
      </w:r>
      <w:r>
        <w:rPr>
          <w:lang w:val="en-GB"/>
        </w:rPr>
        <w:tab/>
      </w:r>
      <w:r>
        <w:rPr>
          <w:lang w:val="en-GB"/>
        </w:rPr>
        <w:tab/>
      </w:r>
      <w:r>
        <w:rPr>
          <w:lang w:val="en-GB"/>
        </w:rPr>
        <w:tab/>
      </w:r>
      <w:r w:rsidRPr="00924BB6">
        <w:rPr>
          <w:lang w:val="en-GB"/>
        </w:rPr>
        <w:t>//recommended</w:t>
      </w:r>
    </w:p>
    <w:p w14:paraId="10916A2F" w14:textId="77777777" w:rsidR="00924BB6" w:rsidRPr="00924BB6" w:rsidRDefault="00924BB6" w:rsidP="00924BB6">
      <w:pPr>
        <w:rPr>
          <w:lang w:val="en-GB"/>
        </w:rPr>
      </w:pPr>
      <w:r w:rsidRPr="00924BB6">
        <w:rPr>
          <w:lang w:val="en-GB"/>
        </w:rPr>
        <w:t xml:space="preserve">        string :lifestage_recapture = "adult";</w:t>
      </w:r>
      <w:r>
        <w:rPr>
          <w:lang w:val="en-GB"/>
        </w:rPr>
        <w:tab/>
      </w:r>
      <w:r>
        <w:rPr>
          <w:lang w:val="en-GB"/>
        </w:rPr>
        <w:tab/>
      </w:r>
      <w:r>
        <w:rPr>
          <w:lang w:val="en-GB"/>
        </w:rPr>
        <w:tab/>
      </w:r>
      <w:r>
        <w:rPr>
          <w:lang w:val="en-GB"/>
        </w:rPr>
        <w:tab/>
      </w:r>
      <w:r>
        <w:rPr>
          <w:lang w:val="en-GB"/>
        </w:rPr>
        <w:tab/>
      </w:r>
      <w:r w:rsidRPr="00924BB6">
        <w:rPr>
          <w:lang w:val="en-GB"/>
        </w:rPr>
        <w:t xml:space="preserve">//recommended   </w:t>
      </w:r>
    </w:p>
    <w:p w14:paraId="35A33769" w14:textId="6D667647" w:rsidR="00924BB6" w:rsidRPr="00924BB6" w:rsidRDefault="00924BB6" w:rsidP="00924BB6">
      <w:pPr>
        <w:rPr>
          <w:lang w:val="en-GB"/>
        </w:rPr>
      </w:pPr>
      <w:r w:rsidRPr="00924BB6">
        <w:rPr>
          <w:lang w:val="en-GB"/>
        </w:rPr>
        <w:t xml:space="preserve">        string :tag_placement = "</w:t>
      </w:r>
      <w:r w:rsidR="00C318D5">
        <w:rPr>
          <w:lang w:val="en-GB"/>
        </w:rPr>
        <w:t>body cavity</w:t>
      </w:r>
      <w:r w:rsidRPr="00924BB6">
        <w:rPr>
          <w:lang w:val="en-GB"/>
        </w:rPr>
        <w:t>";</w:t>
      </w:r>
      <w:r>
        <w:rPr>
          <w:lang w:val="en-GB"/>
        </w:rPr>
        <w:tab/>
      </w:r>
      <w:r>
        <w:rPr>
          <w:lang w:val="en-GB"/>
        </w:rPr>
        <w:tab/>
      </w:r>
      <w:r>
        <w:rPr>
          <w:lang w:val="en-GB"/>
        </w:rPr>
        <w:tab/>
      </w:r>
      <w:r>
        <w:rPr>
          <w:lang w:val="en-GB"/>
        </w:rPr>
        <w:tab/>
      </w:r>
      <w:r>
        <w:rPr>
          <w:lang w:val="en-GB"/>
        </w:rPr>
        <w:tab/>
      </w:r>
      <w:r w:rsidRPr="00924BB6">
        <w:rPr>
          <w:lang w:val="en-GB"/>
        </w:rPr>
        <w:t xml:space="preserve">//recommended </w:t>
      </w:r>
    </w:p>
    <w:p w14:paraId="519182AC" w14:textId="77777777" w:rsidR="00924BB6" w:rsidRPr="00924BB6" w:rsidRDefault="00924BB6" w:rsidP="00924BB6">
      <w:pPr>
        <w:rPr>
          <w:lang w:val="en-GB"/>
        </w:rPr>
      </w:pPr>
      <w:r w:rsidRPr="00924BB6">
        <w:rPr>
          <w:lang w:val="en-GB"/>
        </w:rPr>
        <w:t xml:space="preserve">        double :hours_soaktime_capture = 0.1f;</w:t>
      </w:r>
      <w:r>
        <w:rPr>
          <w:lang w:val="en-GB"/>
        </w:rPr>
        <w:tab/>
      </w:r>
      <w:r>
        <w:rPr>
          <w:lang w:val="en-GB"/>
        </w:rPr>
        <w:tab/>
      </w:r>
      <w:r>
        <w:rPr>
          <w:lang w:val="en-GB"/>
        </w:rPr>
        <w:tab/>
      </w:r>
      <w:r>
        <w:rPr>
          <w:lang w:val="en-GB"/>
        </w:rPr>
        <w:tab/>
      </w:r>
      <w:r>
        <w:rPr>
          <w:lang w:val="en-GB"/>
        </w:rPr>
        <w:tab/>
      </w:r>
      <w:r w:rsidRPr="00924BB6">
        <w:rPr>
          <w:lang w:val="en-GB"/>
        </w:rPr>
        <w:t xml:space="preserve">//optional  </w:t>
      </w:r>
    </w:p>
    <w:p w14:paraId="564EDDEB" w14:textId="77777777" w:rsidR="00924BB6" w:rsidRPr="00924BB6" w:rsidRDefault="00924BB6" w:rsidP="00924BB6">
      <w:pPr>
        <w:rPr>
          <w:lang w:val="en-GB"/>
        </w:rPr>
      </w:pPr>
      <w:r w:rsidRPr="00924BB6">
        <w:rPr>
          <w:lang w:val="en-GB"/>
        </w:rPr>
        <w:t xml:space="preserve">        double :hours_soaktime_recapture = 1.5f;</w:t>
      </w:r>
      <w:r>
        <w:rPr>
          <w:lang w:val="en-GB"/>
        </w:rPr>
        <w:tab/>
      </w:r>
      <w:r>
        <w:rPr>
          <w:lang w:val="en-GB"/>
        </w:rPr>
        <w:tab/>
      </w:r>
      <w:r>
        <w:rPr>
          <w:lang w:val="en-GB"/>
        </w:rPr>
        <w:tab/>
      </w:r>
      <w:r>
        <w:rPr>
          <w:lang w:val="en-GB"/>
        </w:rPr>
        <w:tab/>
      </w:r>
      <w:r>
        <w:rPr>
          <w:lang w:val="en-GB"/>
        </w:rPr>
        <w:tab/>
      </w:r>
      <w:r w:rsidRPr="00924BB6">
        <w:rPr>
          <w:lang w:val="en-GB"/>
        </w:rPr>
        <w:t xml:space="preserve">//optional  </w:t>
      </w:r>
    </w:p>
    <w:p w14:paraId="2AA46D9E" w14:textId="77777777" w:rsidR="00924BB6" w:rsidRPr="00924BB6" w:rsidRDefault="00924BB6">
      <w:pPr>
        <w:rPr>
          <w:lang w:val="en-GB"/>
        </w:rPr>
      </w:pPr>
      <w:r w:rsidRPr="00924BB6">
        <w:rPr>
          <w:lang w:val="en-GB"/>
        </w:rPr>
        <w:t xml:space="preserve">        integer:implant_numsuture = 3;</w:t>
      </w:r>
      <w:r>
        <w:rPr>
          <w:lang w:val="en-GB"/>
        </w:rPr>
        <w:tab/>
      </w:r>
      <w:r>
        <w:rPr>
          <w:lang w:val="en-GB"/>
        </w:rPr>
        <w:tab/>
      </w:r>
      <w:r>
        <w:rPr>
          <w:lang w:val="en-GB"/>
        </w:rPr>
        <w:tab/>
      </w:r>
      <w:r>
        <w:rPr>
          <w:lang w:val="en-GB"/>
        </w:rPr>
        <w:tab/>
      </w:r>
      <w:r>
        <w:rPr>
          <w:lang w:val="en-GB"/>
        </w:rPr>
        <w:tab/>
      </w:r>
      <w:r>
        <w:rPr>
          <w:lang w:val="en-GB"/>
        </w:rPr>
        <w:tab/>
      </w:r>
      <w:r w:rsidRPr="00924BB6">
        <w:rPr>
          <w:lang w:val="en-GB"/>
        </w:rPr>
        <w:t>//optional</w:t>
      </w:r>
    </w:p>
    <w:p w14:paraId="4A94532C" w14:textId="395242F4" w:rsidR="00924BB6" w:rsidRPr="00924BB6" w:rsidRDefault="00924BB6" w:rsidP="00924BB6">
      <w:pPr>
        <w:rPr>
          <w:lang w:val="en-GB"/>
        </w:rPr>
      </w:pPr>
      <w:r w:rsidRPr="00924BB6">
        <w:rPr>
          <w:lang w:val="en-GB"/>
        </w:rPr>
        <w:t xml:space="preserve">        double :minutes_operation = 0</w:t>
      </w:r>
      <w:r w:rsidR="00280BB3">
        <w:rPr>
          <w:lang w:val="en-GB"/>
        </w:rPr>
        <w:t>.5</w:t>
      </w:r>
      <w:r w:rsidRPr="00924BB6">
        <w:rPr>
          <w:lang w:val="en-GB"/>
        </w:rPr>
        <w:t>f;</w:t>
      </w:r>
      <w:r>
        <w:rPr>
          <w:lang w:val="en-GB"/>
        </w:rPr>
        <w:tab/>
      </w:r>
      <w:r>
        <w:rPr>
          <w:lang w:val="en-GB"/>
        </w:rPr>
        <w:tab/>
      </w:r>
      <w:r>
        <w:rPr>
          <w:lang w:val="en-GB"/>
        </w:rPr>
        <w:tab/>
      </w:r>
      <w:r>
        <w:rPr>
          <w:lang w:val="en-GB"/>
        </w:rPr>
        <w:tab/>
      </w:r>
      <w:r>
        <w:rPr>
          <w:lang w:val="en-GB"/>
        </w:rPr>
        <w:tab/>
      </w:r>
      <w:r>
        <w:rPr>
          <w:lang w:val="en-GB"/>
        </w:rPr>
        <w:tab/>
      </w:r>
      <w:r w:rsidRPr="00924BB6">
        <w:rPr>
          <w:lang w:val="en-GB"/>
        </w:rPr>
        <w:t>//optional</w:t>
      </w:r>
    </w:p>
    <w:p w14:paraId="6A6F2DCD" w14:textId="47662E92" w:rsidR="00924BB6" w:rsidRPr="00924BB6" w:rsidRDefault="00924BB6" w:rsidP="00C318D5">
      <w:pPr>
        <w:rPr>
          <w:lang w:val="en-GB"/>
        </w:rPr>
      </w:pPr>
      <w:r w:rsidRPr="00924BB6">
        <w:rPr>
          <w:lang w:val="en-GB"/>
        </w:rPr>
        <w:t xml:space="preserve">        double :minutes_revival = 1.0f;</w:t>
      </w:r>
      <w:r>
        <w:rPr>
          <w:lang w:val="en-GB"/>
        </w:rPr>
        <w:tab/>
      </w:r>
      <w:r>
        <w:rPr>
          <w:lang w:val="en-GB"/>
        </w:rPr>
        <w:tab/>
      </w:r>
      <w:r>
        <w:rPr>
          <w:lang w:val="en-GB"/>
        </w:rPr>
        <w:tab/>
      </w:r>
      <w:r>
        <w:rPr>
          <w:lang w:val="en-GB"/>
        </w:rPr>
        <w:tab/>
      </w:r>
      <w:r>
        <w:rPr>
          <w:lang w:val="en-GB"/>
        </w:rPr>
        <w:tab/>
      </w:r>
      <w:r>
        <w:rPr>
          <w:lang w:val="en-GB"/>
        </w:rPr>
        <w:tab/>
      </w:r>
      <w:r w:rsidRPr="00924BB6">
        <w:rPr>
          <w:lang w:val="en-GB"/>
        </w:rPr>
        <w:t>//optional</w:t>
      </w:r>
    </w:p>
    <w:p w14:paraId="463D1319" w14:textId="77777777" w:rsidR="00924BB6" w:rsidRPr="00924BB6" w:rsidRDefault="00924BB6" w:rsidP="00924BB6">
      <w:pPr>
        <w:rPr>
          <w:lang w:val="en-GB"/>
        </w:rPr>
      </w:pPr>
      <w:r w:rsidRPr="00924BB6">
        <w:rPr>
          <w:lang w:val="en-GB"/>
        </w:rPr>
        <w:t xml:space="preserve">        string :sex</w:t>
      </w:r>
      <w:r>
        <w:rPr>
          <w:lang w:val="en-GB"/>
        </w:rPr>
        <w:t xml:space="preserve"> = "unknown";</w:t>
      </w:r>
      <w:r>
        <w:rPr>
          <w:lang w:val="en-GB"/>
        </w:rPr>
        <w:tab/>
      </w:r>
      <w:r>
        <w:rPr>
          <w:lang w:val="en-GB"/>
        </w:rPr>
        <w:tab/>
      </w:r>
      <w:r>
        <w:rPr>
          <w:lang w:val="en-GB"/>
        </w:rPr>
        <w:tab/>
      </w:r>
      <w:r>
        <w:rPr>
          <w:lang w:val="en-GB"/>
        </w:rPr>
        <w:tab/>
      </w:r>
      <w:r>
        <w:rPr>
          <w:lang w:val="en-GB"/>
        </w:rPr>
        <w:tab/>
      </w:r>
      <w:r>
        <w:rPr>
          <w:lang w:val="en-GB"/>
        </w:rPr>
        <w:tab/>
      </w:r>
      <w:r>
        <w:rPr>
          <w:lang w:val="en-GB"/>
        </w:rPr>
        <w:tab/>
      </w:r>
      <w:r w:rsidRPr="00924BB6">
        <w:rPr>
          <w:lang w:val="en-GB"/>
        </w:rPr>
        <w:t>//optional</w:t>
      </w:r>
    </w:p>
    <w:p w14:paraId="30128910" w14:textId="77777777" w:rsidR="00924BB6" w:rsidRPr="00924BB6" w:rsidRDefault="00924BB6" w:rsidP="00924BB6">
      <w:pPr>
        <w:rPr>
          <w:lang w:val="en-GB"/>
        </w:rPr>
      </w:pPr>
      <w:r w:rsidRPr="00924BB6">
        <w:rPr>
          <w:lang w:val="en-GB"/>
        </w:rPr>
        <w:t xml:space="preserve">        string :stock = "unknown";</w:t>
      </w:r>
      <w:r>
        <w:rPr>
          <w:lang w:val="en-GB"/>
        </w:rPr>
        <w:tab/>
      </w:r>
      <w:r>
        <w:rPr>
          <w:lang w:val="en-GB"/>
        </w:rPr>
        <w:tab/>
      </w:r>
      <w:r>
        <w:rPr>
          <w:lang w:val="en-GB"/>
        </w:rPr>
        <w:tab/>
      </w:r>
      <w:r>
        <w:rPr>
          <w:lang w:val="en-GB"/>
        </w:rPr>
        <w:tab/>
      </w:r>
      <w:r>
        <w:rPr>
          <w:lang w:val="en-GB"/>
        </w:rPr>
        <w:tab/>
      </w:r>
      <w:r>
        <w:rPr>
          <w:lang w:val="en-GB"/>
        </w:rPr>
        <w:tab/>
      </w:r>
      <w:r>
        <w:rPr>
          <w:lang w:val="en-GB"/>
        </w:rPr>
        <w:tab/>
      </w:r>
      <w:r w:rsidRPr="00924BB6">
        <w:rPr>
          <w:lang w:val="en-GB"/>
        </w:rPr>
        <w:t>//optional</w:t>
      </w:r>
    </w:p>
    <w:p w14:paraId="522102A1" w14:textId="77777777" w:rsidR="00924BB6" w:rsidRPr="00924BB6" w:rsidRDefault="00924BB6" w:rsidP="00924BB6">
      <w:pPr>
        <w:rPr>
          <w:lang w:val="en-GB"/>
        </w:rPr>
      </w:pPr>
      <w:r w:rsidRPr="00924BB6">
        <w:rPr>
          <w:lang w:val="en-GB"/>
        </w:rPr>
        <w:t xml:space="preserve">        string :tissue_sa</w:t>
      </w:r>
      <w:r>
        <w:rPr>
          <w:lang w:val="en-GB"/>
        </w:rPr>
        <w:t>mple_capture = "Blood-ID02101";</w:t>
      </w:r>
      <w:r>
        <w:rPr>
          <w:lang w:val="en-GB"/>
        </w:rPr>
        <w:tab/>
      </w:r>
      <w:r>
        <w:rPr>
          <w:lang w:val="en-GB"/>
        </w:rPr>
        <w:tab/>
      </w:r>
      <w:r>
        <w:rPr>
          <w:lang w:val="en-GB"/>
        </w:rPr>
        <w:tab/>
      </w:r>
      <w:r>
        <w:rPr>
          <w:lang w:val="en-GB"/>
        </w:rPr>
        <w:tab/>
      </w:r>
      <w:r w:rsidRPr="00924BB6">
        <w:rPr>
          <w:lang w:val="en-GB"/>
        </w:rPr>
        <w:t xml:space="preserve">//optional        </w:t>
      </w:r>
    </w:p>
    <w:p w14:paraId="576EAFD5" w14:textId="77777777" w:rsidR="00924BB6" w:rsidRPr="00924BB6" w:rsidRDefault="00924BB6" w:rsidP="00924BB6">
      <w:pPr>
        <w:rPr>
          <w:lang w:val="en-GB"/>
        </w:rPr>
      </w:pPr>
      <w:r w:rsidRPr="00924BB6">
        <w:rPr>
          <w:lang w:val="en-GB"/>
        </w:rPr>
        <w:t xml:space="preserve">        string :tissue_sample_recapture = "Blood-ID02102";</w:t>
      </w:r>
      <w:r>
        <w:rPr>
          <w:lang w:val="en-GB"/>
        </w:rPr>
        <w:tab/>
      </w:r>
      <w:r>
        <w:rPr>
          <w:lang w:val="en-GB"/>
        </w:rPr>
        <w:tab/>
      </w:r>
      <w:r>
        <w:rPr>
          <w:lang w:val="en-GB"/>
        </w:rPr>
        <w:tab/>
      </w:r>
      <w:r>
        <w:rPr>
          <w:lang w:val="en-GB"/>
        </w:rPr>
        <w:tab/>
      </w:r>
      <w:r w:rsidRPr="00924BB6">
        <w:rPr>
          <w:lang w:val="en-GB"/>
        </w:rPr>
        <w:t>//optional</w:t>
      </w:r>
    </w:p>
    <w:p w14:paraId="4C5C53F2" w14:textId="77777777" w:rsidR="00924BB6" w:rsidRPr="00924BB6" w:rsidRDefault="00924BB6" w:rsidP="00924BB6">
      <w:pPr>
        <w:rPr>
          <w:lang w:val="en-GB"/>
        </w:rPr>
      </w:pPr>
      <w:r w:rsidRPr="00924BB6">
        <w:rPr>
          <w:lang w:val="en-GB"/>
        </w:rPr>
        <w:t xml:space="preserve">        string :weight_type_capture = "whole";</w:t>
      </w:r>
      <w:r>
        <w:rPr>
          <w:lang w:val="en-GB"/>
        </w:rPr>
        <w:tab/>
      </w:r>
      <w:r>
        <w:rPr>
          <w:lang w:val="en-GB"/>
        </w:rPr>
        <w:tab/>
      </w:r>
      <w:r>
        <w:rPr>
          <w:lang w:val="en-GB"/>
        </w:rPr>
        <w:tab/>
      </w:r>
      <w:r>
        <w:rPr>
          <w:lang w:val="en-GB"/>
        </w:rPr>
        <w:tab/>
      </w:r>
      <w:r>
        <w:rPr>
          <w:lang w:val="en-GB"/>
        </w:rPr>
        <w:tab/>
      </w:r>
      <w:r w:rsidRPr="00924BB6">
        <w:rPr>
          <w:lang w:val="en-GB"/>
        </w:rPr>
        <w:t xml:space="preserve">//optional </w:t>
      </w:r>
    </w:p>
    <w:p w14:paraId="0D0D5564" w14:textId="77777777" w:rsidR="00924BB6" w:rsidRPr="00924BB6" w:rsidRDefault="00924BB6" w:rsidP="00924BB6">
      <w:pPr>
        <w:rPr>
          <w:lang w:val="en-GB"/>
        </w:rPr>
      </w:pPr>
      <w:r w:rsidRPr="00924BB6">
        <w:rPr>
          <w:lang w:val="en-GB"/>
        </w:rPr>
        <w:t xml:space="preserve">        string :weight_method_capture = "measured";</w:t>
      </w:r>
      <w:r>
        <w:rPr>
          <w:lang w:val="en-GB"/>
        </w:rPr>
        <w:tab/>
      </w:r>
      <w:r>
        <w:rPr>
          <w:lang w:val="en-GB"/>
        </w:rPr>
        <w:tab/>
      </w:r>
      <w:r>
        <w:rPr>
          <w:lang w:val="en-GB"/>
        </w:rPr>
        <w:tab/>
      </w:r>
      <w:r>
        <w:rPr>
          <w:lang w:val="en-GB"/>
        </w:rPr>
        <w:tab/>
      </w:r>
      <w:r w:rsidRPr="00924BB6">
        <w:rPr>
          <w:lang w:val="en-GB"/>
        </w:rPr>
        <w:t xml:space="preserve">//optional  </w:t>
      </w:r>
    </w:p>
    <w:p w14:paraId="53919513" w14:textId="77777777" w:rsidR="00924BB6" w:rsidRPr="00924BB6" w:rsidRDefault="00924BB6" w:rsidP="00924BB6">
      <w:pPr>
        <w:rPr>
          <w:lang w:val="en-GB"/>
        </w:rPr>
      </w:pPr>
      <w:r w:rsidRPr="00924BB6">
        <w:rPr>
          <w:lang w:val="en-GB"/>
        </w:rPr>
        <w:t xml:space="preserve">        double :weight_capture = 1200.0f;</w:t>
      </w:r>
      <w:r>
        <w:rPr>
          <w:lang w:val="en-GB"/>
        </w:rPr>
        <w:tab/>
      </w:r>
      <w:r>
        <w:rPr>
          <w:lang w:val="en-GB"/>
        </w:rPr>
        <w:tab/>
      </w:r>
      <w:r>
        <w:rPr>
          <w:lang w:val="en-GB"/>
        </w:rPr>
        <w:tab/>
      </w:r>
      <w:r>
        <w:rPr>
          <w:lang w:val="en-GB"/>
        </w:rPr>
        <w:tab/>
      </w:r>
      <w:r>
        <w:rPr>
          <w:lang w:val="en-GB"/>
        </w:rPr>
        <w:tab/>
      </w:r>
      <w:r>
        <w:rPr>
          <w:lang w:val="en-GB"/>
        </w:rPr>
        <w:tab/>
      </w:r>
      <w:r w:rsidRPr="00924BB6">
        <w:rPr>
          <w:lang w:val="en-GB"/>
        </w:rPr>
        <w:t xml:space="preserve">//optional        </w:t>
      </w:r>
    </w:p>
    <w:p w14:paraId="1310D924" w14:textId="77777777" w:rsidR="00924BB6" w:rsidRPr="00924BB6" w:rsidRDefault="00924BB6" w:rsidP="00924BB6">
      <w:pPr>
        <w:rPr>
          <w:lang w:val="en-GB"/>
        </w:rPr>
      </w:pPr>
      <w:r w:rsidRPr="00924BB6">
        <w:rPr>
          <w:lang w:val="en-GB"/>
        </w:rPr>
        <w:t xml:space="preserve">        string :weight_unit_capture = "g";</w:t>
      </w:r>
      <w:r>
        <w:rPr>
          <w:lang w:val="en-GB"/>
        </w:rPr>
        <w:tab/>
      </w:r>
      <w:r>
        <w:rPr>
          <w:lang w:val="en-GB"/>
        </w:rPr>
        <w:tab/>
      </w:r>
      <w:r>
        <w:rPr>
          <w:lang w:val="en-GB"/>
        </w:rPr>
        <w:tab/>
      </w:r>
      <w:r>
        <w:rPr>
          <w:lang w:val="en-GB"/>
        </w:rPr>
        <w:tab/>
      </w:r>
      <w:r>
        <w:rPr>
          <w:lang w:val="en-GB"/>
        </w:rPr>
        <w:tab/>
      </w:r>
      <w:r>
        <w:rPr>
          <w:lang w:val="en-GB"/>
        </w:rPr>
        <w:tab/>
      </w:r>
      <w:r w:rsidRPr="00924BB6">
        <w:rPr>
          <w:lang w:val="en-GB"/>
        </w:rPr>
        <w:t xml:space="preserve">//optional     </w:t>
      </w:r>
    </w:p>
    <w:p w14:paraId="0866E863" w14:textId="77777777" w:rsidR="00924BB6" w:rsidRPr="00924BB6" w:rsidRDefault="00924BB6" w:rsidP="00924BB6">
      <w:pPr>
        <w:rPr>
          <w:lang w:val="en-GB"/>
        </w:rPr>
      </w:pPr>
      <w:r w:rsidRPr="00924BB6">
        <w:rPr>
          <w:lang w:val="en-GB"/>
        </w:rPr>
        <w:t xml:space="preserve">        string :weight_type_recapture = "dressed";</w:t>
      </w:r>
      <w:r>
        <w:rPr>
          <w:lang w:val="en-GB"/>
        </w:rPr>
        <w:tab/>
      </w:r>
      <w:r>
        <w:rPr>
          <w:lang w:val="en-GB"/>
        </w:rPr>
        <w:tab/>
      </w:r>
      <w:r>
        <w:rPr>
          <w:lang w:val="en-GB"/>
        </w:rPr>
        <w:tab/>
      </w:r>
      <w:r>
        <w:rPr>
          <w:lang w:val="en-GB"/>
        </w:rPr>
        <w:tab/>
      </w:r>
      <w:r>
        <w:rPr>
          <w:lang w:val="en-GB"/>
        </w:rPr>
        <w:tab/>
      </w:r>
      <w:r w:rsidRPr="00924BB6">
        <w:rPr>
          <w:lang w:val="en-GB"/>
        </w:rPr>
        <w:t xml:space="preserve">//optional </w:t>
      </w:r>
    </w:p>
    <w:p w14:paraId="6EEDDB2E" w14:textId="77777777" w:rsidR="00924BB6" w:rsidRPr="00924BB6" w:rsidRDefault="00924BB6" w:rsidP="00924BB6">
      <w:pPr>
        <w:rPr>
          <w:lang w:val="en-GB"/>
        </w:rPr>
      </w:pPr>
      <w:r w:rsidRPr="00924BB6">
        <w:rPr>
          <w:lang w:val="en-GB"/>
        </w:rPr>
        <w:t xml:space="preserve">        string :weight_method_recapture = "measured";</w:t>
      </w:r>
      <w:r>
        <w:rPr>
          <w:lang w:val="en-GB"/>
        </w:rPr>
        <w:tab/>
      </w:r>
      <w:r>
        <w:rPr>
          <w:lang w:val="en-GB"/>
        </w:rPr>
        <w:tab/>
      </w:r>
      <w:r>
        <w:rPr>
          <w:lang w:val="en-GB"/>
        </w:rPr>
        <w:tab/>
      </w:r>
      <w:r>
        <w:rPr>
          <w:lang w:val="en-GB"/>
        </w:rPr>
        <w:tab/>
      </w:r>
      <w:r w:rsidRPr="00924BB6">
        <w:rPr>
          <w:lang w:val="en-GB"/>
        </w:rPr>
        <w:t>//optional</w:t>
      </w:r>
    </w:p>
    <w:p w14:paraId="35FE5CE9" w14:textId="77777777" w:rsidR="00924BB6" w:rsidRPr="00924BB6" w:rsidRDefault="00924BB6" w:rsidP="00924BB6">
      <w:pPr>
        <w:rPr>
          <w:lang w:val="en-GB"/>
        </w:rPr>
      </w:pPr>
      <w:r w:rsidRPr="00924BB6">
        <w:rPr>
          <w:lang w:val="en-GB"/>
        </w:rPr>
        <w:t xml:space="preserve">        double :weight_recapture = 2700.0f;</w:t>
      </w:r>
      <w:r>
        <w:rPr>
          <w:lang w:val="en-GB"/>
        </w:rPr>
        <w:tab/>
      </w:r>
      <w:r>
        <w:rPr>
          <w:lang w:val="en-GB"/>
        </w:rPr>
        <w:tab/>
      </w:r>
      <w:r>
        <w:rPr>
          <w:lang w:val="en-GB"/>
        </w:rPr>
        <w:tab/>
      </w:r>
      <w:r>
        <w:rPr>
          <w:lang w:val="en-GB"/>
        </w:rPr>
        <w:tab/>
      </w:r>
      <w:r>
        <w:rPr>
          <w:lang w:val="en-GB"/>
        </w:rPr>
        <w:tab/>
      </w:r>
      <w:r w:rsidRPr="00924BB6">
        <w:rPr>
          <w:lang w:val="en-GB"/>
        </w:rPr>
        <w:t xml:space="preserve">//optional </w:t>
      </w:r>
    </w:p>
    <w:p w14:paraId="7A3F3161" w14:textId="77777777" w:rsidR="00924BB6" w:rsidRPr="00924BB6" w:rsidRDefault="00924BB6" w:rsidP="00924BB6">
      <w:pPr>
        <w:rPr>
          <w:lang w:val="en-GB"/>
        </w:rPr>
      </w:pPr>
      <w:r w:rsidRPr="00924BB6">
        <w:rPr>
          <w:lang w:val="en-GB"/>
        </w:rPr>
        <w:t xml:space="preserve">        string :weight_unit_recapture = "g";</w:t>
      </w:r>
      <w:r>
        <w:rPr>
          <w:lang w:val="en-GB"/>
        </w:rPr>
        <w:tab/>
      </w:r>
      <w:r>
        <w:rPr>
          <w:lang w:val="en-GB"/>
        </w:rPr>
        <w:tab/>
      </w:r>
      <w:r>
        <w:rPr>
          <w:lang w:val="en-GB"/>
        </w:rPr>
        <w:tab/>
      </w:r>
      <w:r>
        <w:rPr>
          <w:lang w:val="en-GB"/>
        </w:rPr>
        <w:tab/>
      </w:r>
      <w:r>
        <w:rPr>
          <w:lang w:val="en-GB"/>
        </w:rPr>
        <w:tab/>
      </w:r>
      <w:r>
        <w:rPr>
          <w:lang w:val="en-GB"/>
        </w:rPr>
        <w:tab/>
      </w:r>
      <w:r w:rsidRPr="00924BB6">
        <w:rPr>
          <w:lang w:val="en-GB"/>
        </w:rPr>
        <w:t xml:space="preserve">//optional               </w:t>
      </w:r>
    </w:p>
    <w:p w14:paraId="6556552A" w14:textId="77777777" w:rsidR="00924BB6" w:rsidRPr="00924BB6" w:rsidRDefault="00924BB6" w:rsidP="00924BB6">
      <w:pPr>
        <w:rPr>
          <w:lang w:val="en-GB"/>
        </w:rPr>
      </w:pPr>
      <w:r w:rsidRPr="00924BB6">
        <w:rPr>
          <w:lang w:val="en-GB"/>
        </w:rPr>
        <w:t xml:space="preserve">        }      </w:t>
      </w:r>
    </w:p>
    <w:p w14:paraId="25C039DA" w14:textId="43506B22" w:rsidR="00924BB6" w:rsidRPr="00924BB6" w:rsidRDefault="00924BB6" w:rsidP="00924BB6">
      <w:pPr>
        <w:rPr>
          <w:lang w:val="en-GB"/>
        </w:rPr>
      </w:pPr>
      <w:r w:rsidRPr="00924BB6">
        <w:rPr>
          <w:lang w:val="en-GB"/>
        </w:rPr>
        <w:t xml:space="preserve">       </w:t>
      </w:r>
    </w:p>
    <w:p w14:paraId="5A782341" w14:textId="77777777" w:rsidR="00924BB6" w:rsidRPr="00924BB6" w:rsidRDefault="00924BB6" w:rsidP="00924BB6">
      <w:pPr>
        <w:rPr>
          <w:lang w:val="en-GB"/>
        </w:rPr>
      </w:pPr>
      <w:r w:rsidRPr="00924BB6">
        <w:rPr>
          <w:lang w:val="en-GB"/>
        </w:rPr>
        <w:t xml:space="preserve">      group: ancillary_positions {</w:t>
      </w:r>
    </w:p>
    <w:p w14:paraId="4DED6442" w14:textId="77777777" w:rsidR="00924BB6" w:rsidRPr="00924BB6" w:rsidRDefault="00924BB6" w:rsidP="00924BB6">
      <w:pPr>
        <w:rPr>
          <w:lang w:val="en-GB"/>
        </w:rPr>
      </w:pPr>
      <w:r w:rsidRPr="00924BB6">
        <w:rPr>
          <w:lang w:val="en-GB"/>
        </w:rPr>
        <w:t xml:space="preserve">        string :ancillary_position_source = "Acoustic detections";</w:t>
      </w:r>
      <w:r w:rsidR="00C97CBA">
        <w:rPr>
          <w:lang w:val="en-GB"/>
        </w:rPr>
        <w:tab/>
      </w:r>
      <w:r w:rsidR="00C97CBA">
        <w:rPr>
          <w:lang w:val="en-GB"/>
        </w:rPr>
        <w:tab/>
      </w:r>
      <w:r w:rsidR="00C97CBA">
        <w:rPr>
          <w:lang w:val="en-GB"/>
        </w:rPr>
        <w:tab/>
      </w:r>
      <w:r w:rsidRPr="00924BB6">
        <w:rPr>
          <w:lang w:val="en-GB"/>
        </w:rPr>
        <w:t>//optional</w:t>
      </w:r>
    </w:p>
    <w:p w14:paraId="272C042E" w14:textId="77777777" w:rsidR="00924BB6" w:rsidRPr="00924BB6" w:rsidRDefault="00924BB6" w:rsidP="00924BB6">
      <w:pPr>
        <w:rPr>
          <w:lang w:val="en-GB"/>
        </w:rPr>
      </w:pPr>
      <w:r w:rsidRPr="00924BB6">
        <w:rPr>
          <w:lang w:val="en-GB"/>
        </w:rPr>
        <w:t xml:space="preserve">        string :ancillary_position_instrumentid = "receiverID1003, receiverID1008, receiverID1121";                  //optional        </w:t>
      </w:r>
    </w:p>
    <w:p w14:paraId="5EA92822" w14:textId="77777777" w:rsidR="00924BB6" w:rsidRPr="00924BB6" w:rsidRDefault="00924BB6" w:rsidP="00924BB6">
      <w:pPr>
        <w:rPr>
          <w:lang w:val="en-GB"/>
        </w:rPr>
      </w:pPr>
      <w:r w:rsidRPr="00924BB6">
        <w:rPr>
          <w:lang w:val="en-GB"/>
        </w:rPr>
        <w:t xml:space="preserve">        string :datetime_ancillary_position = "2016-01-04 22:32:21, 2016-02-01 02:41:11, 2016-03-29 09:15:31";       //optional</w:t>
      </w:r>
    </w:p>
    <w:p w14:paraId="1A758EE0" w14:textId="77777777" w:rsidR="00924BB6" w:rsidRPr="00924BB6" w:rsidRDefault="00924BB6" w:rsidP="00924BB6">
      <w:pPr>
        <w:rPr>
          <w:lang w:val="en-GB"/>
        </w:rPr>
      </w:pPr>
      <w:r w:rsidRPr="00924BB6">
        <w:rPr>
          <w:lang w:val="en-GB"/>
        </w:rPr>
        <w:t xml:space="preserve">        string :ancillary_position_lon = "-153.42,-1</w:t>
      </w:r>
      <w:r w:rsidR="00C97CBA">
        <w:rPr>
          <w:lang w:val="en-GB"/>
        </w:rPr>
        <w:t>52.42,-152.49";</w:t>
      </w:r>
      <w:r w:rsidR="00C97CBA">
        <w:rPr>
          <w:lang w:val="en-GB"/>
        </w:rPr>
        <w:tab/>
      </w:r>
      <w:r w:rsidR="00C97CBA">
        <w:rPr>
          <w:lang w:val="en-GB"/>
        </w:rPr>
        <w:tab/>
      </w:r>
      <w:r w:rsidR="00C97CBA">
        <w:rPr>
          <w:lang w:val="en-GB"/>
        </w:rPr>
        <w:tab/>
        <w:t>/</w:t>
      </w:r>
      <w:r w:rsidRPr="00924BB6">
        <w:rPr>
          <w:lang w:val="en-GB"/>
        </w:rPr>
        <w:t xml:space="preserve">/optional        </w:t>
      </w:r>
    </w:p>
    <w:p w14:paraId="2AF6D7C8" w14:textId="77777777" w:rsidR="00924BB6" w:rsidRPr="00924BB6" w:rsidRDefault="00924BB6" w:rsidP="00924BB6">
      <w:pPr>
        <w:rPr>
          <w:lang w:val="en-GB"/>
        </w:rPr>
      </w:pPr>
      <w:r w:rsidRPr="00924BB6">
        <w:rPr>
          <w:lang w:val="en-GB"/>
        </w:rPr>
        <w:t xml:space="preserve">        string :ancillary_position_lat = "42.131,41.135,42.422"; </w:t>
      </w:r>
      <w:r w:rsidR="00C97CBA">
        <w:rPr>
          <w:lang w:val="en-GB"/>
        </w:rPr>
        <w:tab/>
      </w:r>
      <w:r w:rsidR="00C97CBA">
        <w:rPr>
          <w:lang w:val="en-GB"/>
        </w:rPr>
        <w:tab/>
      </w:r>
      <w:r w:rsidR="00C97CBA">
        <w:rPr>
          <w:lang w:val="en-GB"/>
        </w:rPr>
        <w:tab/>
      </w:r>
      <w:r w:rsidRPr="00924BB6">
        <w:rPr>
          <w:lang w:val="en-GB"/>
        </w:rPr>
        <w:t>//optional</w:t>
      </w:r>
    </w:p>
    <w:p w14:paraId="32985E86" w14:textId="6AB6F0E3" w:rsidR="00924BB6" w:rsidRPr="00924BB6" w:rsidRDefault="00BA0599" w:rsidP="00924BB6">
      <w:pPr>
        <w:rPr>
          <w:lang w:val="en-GB"/>
        </w:rPr>
      </w:pPr>
      <w:r>
        <w:rPr>
          <w:lang w:val="en-GB"/>
        </w:rPr>
        <w:t xml:space="preserve">        </w:t>
      </w:r>
      <w:r w:rsidR="00924BB6" w:rsidRPr="00924BB6">
        <w:rPr>
          <w:lang w:val="en-GB"/>
        </w:rPr>
        <w:t xml:space="preserve">} </w:t>
      </w:r>
    </w:p>
    <w:p w14:paraId="1A6EF98C" w14:textId="77777777" w:rsidR="00924BB6" w:rsidRPr="00924BB6" w:rsidRDefault="00924BB6" w:rsidP="00924BB6">
      <w:pPr>
        <w:rPr>
          <w:lang w:val="en-GB"/>
        </w:rPr>
      </w:pPr>
    </w:p>
    <w:p w14:paraId="2E68328C" w14:textId="77777777" w:rsidR="00924BB6" w:rsidRPr="00924BB6" w:rsidRDefault="00924BB6" w:rsidP="00924BB6">
      <w:pPr>
        <w:rPr>
          <w:lang w:val="en-GB"/>
        </w:rPr>
      </w:pPr>
      <w:r w:rsidRPr="00924BB6">
        <w:rPr>
          <w:lang w:val="en-GB"/>
        </w:rPr>
        <w:t xml:space="preserve">       group: deployment {</w:t>
      </w:r>
    </w:p>
    <w:p w14:paraId="6E67F1A9" w14:textId="77777777" w:rsidR="00924BB6" w:rsidRPr="00924BB6" w:rsidRDefault="00924BB6" w:rsidP="00924BB6">
      <w:pPr>
        <w:rPr>
          <w:lang w:val="en-GB"/>
        </w:rPr>
      </w:pPr>
      <w:r w:rsidRPr="00924BB6">
        <w:rPr>
          <w:lang w:val="en-GB"/>
        </w:rPr>
        <w:t xml:space="preserve">        string :time_coverage_start = "2005-04-15";</w:t>
      </w:r>
      <w:r w:rsidR="00C45F05">
        <w:rPr>
          <w:lang w:val="en-GB"/>
        </w:rPr>
        <w:tab/>
      </w:r>
      <w:r w:rsidR="00C45F05">
        <w:rPr>
          <w:lang w:val="en-GB"/>
        </w:rPr>
        <w:tab/>
      </w:r>
      <w:r w:rsidR="00C45F05">
        <w:rPr>
          <w:lang w:val="en-GB"/>
        </w:rPr>
        <w:tab/>
      </w:r>
      <w:r w:rsidR="00C45F05">
        <w:rPr>
          <w:lang w:val="en-GB"/>
        </w:rPr>
        <w:tab/>
      </w:r>
      <w:r w:rsidR="00C45F05">
        <w:rPr>
          <w:lang w:val="en-GB"/>
        </w:rPr>
        <w:tab/>
      </w:r>
      <w:r w:rsidRPr="00924BB6">
        <w:rPr>
          <w:lang w:val="en-GB"/>
        </w:rPr>
        <w:t>//REQUIRED</w:t>
      </w:r>
    </w:p>
    <w:p w14:paraId="24AEC134" w14:textId="77777777" w:rsidR="00924BB6" w:rsidRPr="00924BB6" w:rsidRDefault="00924BB6" w:rsidP="00924BB6">
      <w:pPr>
        <w:rPr>
          <w:lang w:val="en-GB"/>
        </w:rPr>
      </w:pPr>
      <w:r w:rsidRPr="00924BB6">
        <w:rPr>
          <w:lang w:val="en-GB"/>
        </w:rPr>
        <w:t xml:space="preserve">        double </w:t>
      </w:r>
      <w:r w:rsidR="00C45F05">
        <w:rPr>
          <w:lang w:val="en-GB"/>
        </w:rPr>
        <w:t>:geospatial_lon_start = -95.18f;</w:t>
      </w:r>
      <w:r w:rsidR="00C45F05">
        <w:rPr>
          <w:lang w:val="en-GB"/>
        </w:rPr>
        <w:tab/>
      </w:r>
      <w:r w:rsidR="00C45F05">
        <w:rPr>
          <w:lang w:val="en-GB"/>
        </w:rPr>
        <w:tab/>
      </w:r>
      <w:r w:rsidR="00C45F05">
        <w:rPr>
          <w:lang w:val="en-GB"/>
        </w:rPr>
        <w:tab/>
      </w:r>
      <w:r w:rsidR="00C45F05">
        <w:rPr>
          <w:lang w:val="en-GB"/>
        </w:rPr>
        <w:tab/>
      </w:r>
      <w:r w:rsidR="00C45F05">
        <w:rPr>
          <w:lang w:val="en-GB"/>
        </w:rPr>
        <w:tab/>
      </w:r>
      <w:r w:rsidRPr="00924BB6">
        <w:rPr>
          <w:lang w:val="en-GB"/>
        </w:rPr>
        <w:t>//REQUIRED</w:t>
      </w:r>
    </w:p>
    <w:p w14:paraId="5F36B571" w14:textId="77777777" w:rsidR="00924BB6" w:rsidRPr="00924BB6" w:rsidRDefault="00924BB6" w:rsidP="00924BB6">
      <w:pPr>
        <w:rPr>
          <w:lang w:val="en-GB"/>
        </w:rPr>
      </w:pPr>
      <w:r w:rsidRPr="00924BB6">
        <w:rPr>
          <w:lang w:val="en-GB"/>
        </w:rPr>
        <w:t xml:space="preserve">        double :geospatial_lat_start = -1.94f;</w:t>
      </w:r>
      <w:r w:rsidR="00C45F05">
        <w:rPr>
          <w:lang w:val="en-GB"/>
        </w:rPr>
        <w:tab/>
      </w:r>
      <w:r w:rsidR="00C45F05">
        <w:rPr>
          <w:lang w:val="en-GB"/>
        </w:rPr>
        <w:tab/>
      </w:r>
      <w:r w:rsidR="00C45F05">
        <w:rPr>
          <w:lang w:val="en-GB"/>
        </w:rPr>
        <w:tab/>
      </w:r>
      <w:r w:rsidR="00C45F05">
        <w:rPr>
          <w:lang w:val="en-GB"/>
        </w:rPr>
        <w:tab/>
      </w:r>
      <w:r w:rsidR="00C45F05">
        <w:rPr>
          <w:lang w:val="en-GB"/>
        </w:rPr>
        <w:tab/>
      </w:r>
      <w:r w:rsidRPr="00924BB6">
        <w:rPr>
          <w:lang w:val="en-GB"/>
        </w:rPr>
        <w:t>//REQUIRED</w:t>
      </w:r>
    </w:p>
    <w:p w14:paraId="50DB89D0" w14:textId="77777777" w:rsidR="00924BB6" w:rsidRPr="00924BB6" w:rsidRDefault="00924BB6" w:rsidP="00924BB6">
      <w:pPr>
        <w:rPr>
          <w:lang w:val="en-GB"/>
        </w:rPr>
      </w:pPr>
      <w:r w:rsidRPr="00924BB6">
        <w:rPr>
          <w:lang w:val="en-GB"/>
        </w:rPr>
        <w:t xml:space="preserve">        string :perso</w:t>
      </w:r>
      <w:r w:rsidR="00C45F05">
        <w:rPr>
          <w:lang w:val="en-GB"/>
        </w:rPr>
        <w:t>n_tagger_capture = "D. Fuller";</w:t>
      </w:r>
      <w:r w:rsidR="00C45F05">
        <w:rPr>
          <w:lang w:val="en-GB"/>
        </w:rPr>
        <w:tab/>
      </w:r>
      <w:r w:rsidR="00C45F05">
        <w:rPr>
          <w:lang w:val="en-GB"/>
        </w:rPr>
        <w:tab/>
      </w:r>
      <w:r w:rsidR="00C45F05">
        <w:rPr>
          <w:lang w:val="en-GB"/>
        </w:rPr>
        <w:tab/>
      </w:r>
      <w:r w:rsidR="00C45F05">
        <w:rPr>
          <w:lang w:val="en-GB"/>
        </w:rPr>
        <w:tab/>
      </w:r>
      <w:r w:rsidR="00C45F05">
        <w:rPr>
          <w:lang w:val="en-GB"/>
        </w:rPr>
        <w:tab/>
      </w:r>
      <w:r w:rsidRPr="00924BB6">
        <w:rPr>
          <w:lang w:val="en-GB"/>
        </w:rPr>
        <w:t>//REQUIRED</w:t>
      </w:r>
    </w:p>
    <w:p w14:paraId="1142E1A2" w14:textId="77777777" w:rsidR="00924BB6" w:rsidRPr="00924BB6" w:rsidRDefault="00924BB6" w:rsidP="00924BB6">
      <w:pPr>
        <w:rPr>
          <w:lang w:val="en-GB"/>
        </w:rPr>
      </w:pPr>
      <w:r w:rsidRPr="00924BB6">
        <w:rPr>
          <w:lang w:val="en-GB"/>
        </w:rPr>
        <w:t xml:space="preserve">        string :location_capture = "Catalina Island"; </w:t>
      </w:r>
      <w:r w:rsidR="00C45F05">
        <w:rPr>
          <w:lang w:val="en-GB"/>
        </w:rPr>
        <w:tab/>
      </w:r>
      <w:r w:rsidR="00C45F05">
        <w:rPr>
          <w:lang w:val="en-GB"/>
        </w:rPr>
        <w:tab/>
      </w:r>
      <w:r w:rsidR="00C45F05">
        <w:rPr>
          <w:lang w:val="en-GB"/>
        </w:rPr>
        <w:tab/>
      </w:r>
      <w:r w:rsidR="00C45F05">
        <w:rPr>
          <w:lang w:val="en-GB"/>
        </w:rPr>
        <w:tab/>
      </w:r>
      <w:r w:rsidR="00C45F05">
        <w:rPr>
          <w:lang w:val="en-GB"/>
        </w:rPr>
        <w:tab/>
      </w:r>
      <w:r w:rsidRPr="00924BB6">
        <w:rPr>
          <w:lang w:val="en-GB"/>
        </w:rPr>
        <w:t xml:space="preserve">//recommended        </w:t>
      </w:r>
    </w:p>
    <w:p w14:paraId="4DD6BB00" w14:textId="77777777" w:rsidR="00924BB6" w:rsidRPr="00924BB6" w:rsidRDefault="00924BB6" w:rsidP="00924BB6">
      <w:pPr>
        <w:rPr>
          <w:lang w:val="en-GB"/>
        </w:rPr>
      </w:pPr>
      <w:r w:rsidRPr="00924BB6">
        <w:rPr>
          <w:lang w:val="en-GB"/>
        </w:rPr>
        <w:t xml:space="preserve">        string :method_capture = "longline";</w:t>
      </w:r>
      <w:r w:rsidR="00C45F05">
        <w:rPr>
          <w:lang w:val="en-GB"/>
        </w:rPr>
        <w:tab/>
      </w:r>
      <w:r w:rsidR="00C45F05">
        <w:rPr>
          <w:lang w:val="en-GB"/>
        </w:rPr>
        <w:tab/>
      </w:r>
      <w:r w:rsidR="00C45F05">
        <w:rPr>
          <w:lang w:val="en-GB"/>
        </w:rPr>
        <w:tab/>
      </w:r>
      <w:r w:rsidR="00C45F05">
        <w:rPr>
          <w:lang w:val="en-GB"/>
        </w:rPr>
        <w:tab/>
      </w:r>
      <w:r w:rsidR="00C45F05">
        <w:rPr>
          <w:lang w:val="en-GB"/>
        </w:rPr>
        <w:tab/>
      </w:r>
      <w:r w:rsidRPr="00924BB6">
        <w:rPr>
          <w:lang w:val="en-GB"/>
        </w:rPr>
        <w:t xml:space="preserve">//recommended          </w:t>
      </w:r>
    </w:p>
    <w:p w14:paraId="41D0BCDA" w14:textId="77777777" w:rsidR="00924BB6" w:rsidRPr="00924BB6" w:rsidRDefault="00924BB6" w:rsidP="00924BB6">
      <w:pPr>
        <w:rPr>
          <w:lang w:val="en-GB"/>
        </w:rPr>
      </w:pPr>
      <w:r w:rsidRPr="00924BB6">
        <w:rPr>
          <w:lang w:val="en-GB"/>
        </w:rPr>
        <w:t xml:space="preserve">        string :baitlure_capture = "sardine";</w:t>
      </w:r>
      <w:r w:rsidR="00C45F05">
        <w:rPr>
          <w:lang w:val="en-GB"/>
        </w:rPr>
        <w:tab/>
      </w:r>
      <w:r w:rsidR="00C45F05">
        <w:rPr>
          <w:lang w:val="en-GB"/>
        </w:rPr>
        <w:tab/>
      </w:r>
      <w:r w:rsidR="00C45F05">
        <w:rPr>
          <w:lang w:val="en-GB"/>
        </w:rPr>
        <w:tab/>
      </w:r>
      <w:r w:rsidR="00C45F05">
        <w:rPr>
          <w:lang w:val="en-GB"/>
        </w:rPr>
        <w:tab/>
      </w:r>
      <w:r w:rsidR="00C45F05">
        <w:rPr>
          <w:lang w:val="en-GB"/>
        </w:rPr>
        <w:tab/>
      </w:r>
      <w:r w:rsidR="00C45F05">
        <w:rPr>
          <w:lang w:val="en-GB"/>
        </w:rPr>
        <w:tab/>
      </w:r>
      <w:r w:rsidRPr="00924BB6">
        <w:rPr>
          <w:lang w:val="en-GB"/>
        </w:rPr>
        <w:t xml:space="preserve">//optional          </w:t>
      </w:r>
    </w:p>
    <w:p w14:paraId="7FE9C677" w14:textId="77777777" w:rsidR="00924BB6" w:rsidRPr="00924BB6" w:rsidRDefault="00924BB6" w:rsidP="00924BB6">
      <w:pPr>
        <w:rPr>
          <w:lang w:val="en-GB"/>
        </w:rPr>
      </w:pPr>
      <w:r w:rsidRPr="00924BB6">
        <w:rPr>
          <w:lang w:val="en-GB"/>
        </w:rPr>
        <w:t xml:space="preserve">        string :cruise_capture = "SPURS2";</w:t>
      </w:r>
      <w:r w:rsidR="00C45F05">
        <w:rPr>
          <w:lang w:val="en-GB"/>
        </w:rPr>
        <w:tab/>
      </w:r>
      <w:r w:rsidR="00C45F05">
        <w:rPr>
          <w:lang w:val="en-GB"/>
        </w:rPr>
        <w:tab/>
      </w:r>
      <w:r w:rsidR="00C45F05">
        <w:rPr>
          <w:lang w:val="en-GB"/>
        </w:rPr>
        <w:tab/>
      </w:r>
      <w:r w:rsidR="00C45F05">
        <w:rPr>
          <w:lang w:val="en-GB"/>
        </w:rPr>
        <w:tab/>
      </w:r>
      <w:r w:rsidR="00C45F05">
        <w:rPr>
          <w:lang w:val="en-GB"/>
        </w:rPr>
        <w:tab/>
      </w:r>
      <w:r w:rsidR="00C45F05">
        <w:rPr>
          <w:lang w:val="en-GB"/>
        </w:rPr>
        <w:tab/>
      </w:r>
      <w:r w:rsidRPr="00924BB6">
        <w:rPr>
          <w:lang w:val="en-GB"/>
        </w:rPr>
        <w:t xml:space="preserve">//optional  </w:t>
      </w:r>
    </w:p>
    <w:p w14:paraId="466FCA2D" w14:textId="77777777" w:rsidR="00924BB6" w:rsidRPr="00924BB6" w:rsidRDefault="00924BB6" w:rsidP="00924BB6">
      <w:pPr>
        <w:rPr>
          <w:lang w:val="en-GB"/>
        </w:rPr>
      </w:pPr>
      <w:r w:rsidRPr="00924BB6">
        <w:rPr>
          <w:lang w:val="en-GB"/>
        </w:rPr>
        <w:t xml:space="preserve">        double :depth_m_capture = 10.0f;</w:t>
      </w:r>
      <w:r w:rsidR="00C45F05">
        <w:rPr>
          <w:lang w:val="en-GB"/>
        </w:rPr>
        <w:tab/>
      </w:r>
      <w:r w:rsidR="00C45F05">
        <w:rPr>
          <w:lang w:val="en-GB"/>
        </w:rPr>
        <w:tab/>
      </w:r>
      <w:r w:rsidR="00C45F05">
        <w:rPr>
          <w:lang w:val="en-GB"/>
        </w:rPr>
        <w:tab/>
      </w:r>
      <w:r w:rsidR="00C45F05">
        <w:rPr>
          <w:lang w:val="en-GB"/>
        </w:rPr>
        <w:tab/>
      </w:r>
      <w:r w:rsidR="00C45F05">
        <w:rPr>
          <w:lang w:val="en-GB"/>
        </w:rPr>
        <w:tab/>
      </w:r>
      <w:r w:rsidR="00C45F05">
        <w:rPr>
          <w:lang w:val="en-GB"/>
        </w:rPr>
        <w:tab/>
      </w:r>
      <w:r w:rsidRPr="00924BB6">
        <w:rPr>
          <w:lang w:val="en-GB"/>
        </w:rPr>
        <w:t>//optional</w:t>
      </w:r>
    </w:p>
    <w:p w14:paraId="49ABFF6E" w14:textId="77777777" w:rsidR="00924BB6" w:rsidRPr="00924BB6" w:rsidRDefault="00924BB6" w:rsidP="00924BB6">
      <w:pPr>
        <w:rPr>
          <w:lang w:val="en-GB"/>
        </w:rPr>
      </w:pPr>
      <w:r w:rsidRPr="00924BB6">
        <w:rPr>
          <w:lang w:val="en-GB"/>
        </w:rPr>
        <w:t xml:space="preserve">        string :flag_capture = "USA";</w:t>
      </w:r>
      <w:r w:rsidR="00C45F05">
        <w:rPr>
          <w:lang w:val="en-GB"/>
        </w:rPr>
        <w:tab/>
      </w:r>
      <w:r w:rsidR="00C45F05">
        <w:rPr>
          <w:lang w:val="en-GB"/>
        </w:rPr>
        <w:tab/>
      </w:r>
      <w:r w:rsidR="00C45F05">
        <w:rPr>
          <w:lang w:val="en-GB"/>
        </w:rPr>
        <w:tab/>
      </w:r>
      <w:r w:rsidR="00C45F05">
        <w:rPr>
          <w:lang w:val="en-GB"/>
        </w:rPr>
        <w:tab/>
      </w:r>
      <w:r w:rsidR="00C45F05">
        <w:rPr>
          <w:lang w:val="en-GB"/>
        </w:rPr>
        <w:tab/>
      </w:r>
      <w:r w:rsidR="00C45F05">
        <w:rPr>
          <w:lang w:val="en-GB"/>
        </w:rPr>
        <w:tab/>
      </w:r>
      <w:r w:rsidRPr="00924BB6">
        <w:rPr>
          <w:lang w:val="en-GB"/>
        </w:rPr>
        <w:t>//optional</w:t>
      </w:r>
    </w:p>
    <w:p w14:paraId="66730C0E" w14:textId="77777777" w:rsidR="00924BB6" w:rsidRPr="00924BB6" w:rsidRDefault="00924BB6" w:rsidP="00924BB6">
      <w:pPr>
        <w:rPr>
          <w:lang w:val="en-GB"/>
        </w:rPr>
      </w:pPr>
      <w:r w:rsidRPr="00924BB6">
        <w:rPr>
          <w:lang w:val="en-GB"/>
        </w:rPr>
        <w:t xml:space="preserve">        string :hook_capture = "18/0 circle";</w:t>
      </w:r>
      <w:r w:rsidR="00C45F05">
        <w:rPr>
          <w:lang w:val="en-GB"/>
        </w:rPr>
        <w:tab/>
      </w:r>
      <w:r w:rsidR="00C45F05">
        <w:rPr>
          <w:lang w:val="en-GB"/>
        </w:rPr>
        <w:tab/>
      </w:r>
      <w:r w:rsidR="00C45F05">
        <w:rPr>
          <w:lang w:val="en-GB"/>
        </w:rPr>
        <w:tab/>
      </w:r>
      <w:r w:rsidR="00C45F05">
        <w:rPr>
          <w:lang w:val="en-GB"/>
        </w:rPr>
        <w:tab/>
      </w:r>
      <w:r w:rsidR="00C45F05">
        <w:rPr>
          <w:lang w:val="en-GB"/>
        </w:rPr>
        <w:tab/>
      </w:r>
      <w:r w:rsidR="00C45F05">
        <w:rPr>
          <w:lang w:val="en-GB"/>
        </w:rPr>
        <w:tab/>
      </w:r>
      <w:r w:rsidRPr="00924BB6">
        <w:rPr>
          <w:lang w:val="en-GB"/>
        </w:rPr>
        <w:t>//optional</w:t>
      </w:r>
    </w:p>
    <w:p w14:paraId="66A260E8" w14:textId="77777777" w:rsidR="00924BB6" w:rsidRPr="00924BB6" w:rsidRDefault="00924BB6" w:rsidP="00924BB6">
      <w:pPr>
        <w:rPr>
          <w:lang w:val="en-GB"/>
        </w:rPr>
      </w:pPr>
      <w:r w:rsidRPr="00924BB6">
        <w:rPr>
          <w:lang w:val="en-GB"/>
        </w:rPr>
        <w:lastRenderedPageBreak/>
        <w:t xml:space="preserve">        string :method_aboard = "net";</w:t>
      </w:r>
      <w:r w:rsidR="00C45F05">
        <w:rPr>
          <w:lang w:val="en-GB"/>
        </w:rPr>
        <w:tab/>
      </w:r>
      <w:r w:rsidR="00C45F05">
        <w:rPr>
          <w:lang w:val="en-GB"/>
        </w:rPr>
        <w:tab/>
      </w:r>
      <w:r w:rsidR="00C45F05">
        <w:rPr>
          <w:lang w:val="en-GB"/>
        </w:rPr>
        <w:tab/>
      </w:r>
      <w:r w:rsidR="00C45F05">
        <w:rPr>
          <w:lang w:val="en-GB"/>
        </w:rPr>
        <w:tab/>
      </w:r>
      <w:r w:rsidR="00C45F05">
        <w:rPr>
          <w:lang w:val="en-GB"/>
        </w:rPr>
        <w:tab/>
      </w:r>
      <w:r w:rsidR="00C45F05">
        <w:rPr>
          <w:lang w:val="en-GB"/>
        </w:rPr>
        <w:tab/>
      </w:r>
      <w:r w:rsidRPr="00924BB6">
        <w:rPr>
          <w:lang w:val="en-GB"/>
        </w:rPr>
        <w:t xml:space="preserve">//optional    </w:t>
      </w:r>
    </w:p>
    <w:p w14:paraId="7E6C8CBA" w14:textId="77777777" w:rsidR="00924BB6" w:rsidRPr="00924BB6" w:rsidRDefault="00924BB6" w:rsidP="00924BB6">
      <w:pPr>
        <w:rPr>
          <w:lang w:val="en-GB"/>
        </w:rPr>
      </w:pPr>
      <w:r w:rsidRPr="00924BB6">
        <w:rPr>
          <w:lang w:val="en-GB"/>
        </w:rPr>
        <w:t xml:space="preserve">        string :othertags_capture = "Hallprint PAR007007";</w:t>
      </w:r>
      <w:r w:rsidR="00C45F05">
        <w:rPr>
          <w:lang w:val="en-GB"/>
        </w:rPr>
        <w:tab/>
      </w:r>
      <w:r w:rsidR="00C45F05">
        <w:rPr>
          <w:lang w:val="en-GB"/>
        </w:rPr>
        <w:tab/>
      </w:r>
      <w:r w:rsidR="00C45F05">
        <w:rPr>
          <w:lang w:val="en-GB"/>
        </w:rPr>
        <w:tab/>
      </w:r>
      <w:r w:rsidR="00C45F05">
        <w:rPr>
          <w:lang w:val="en-GB"/>
        </w:rPr>
        <w:tab/>
      </w:r>
      <w:r w:rsidRPr="00924BB6">
        <w:rPr>
          <w:lang w:val="en-GB"/>
        </w:rPr>
        <w:t xml:space="preserve">//optional          </w:t>
      </w:r>
    </w:p>
    <w:p w14:paraId="255FC3B8" w14:textId="77777777" w:rsidR="00924BB6" w:rsidRPr="00924BB6" w:rsidRDefault="00924BB6" w:rsidP="00924BB6">
      <w:pPr>
        <w:rPr>
          <w:lang w:val="en-GB"/>
        </w:rPr>
      </w:pPr>
      <w:r w:rsidRPr="00924BB6">
        <w:rPr>
          <w:lang w:val="en-GB"/>
        </w:rPr>
        <w:t xml:space="preserve">        string :person_angler_capture = "D. Fuller";</w:t>
      </w:r>
      <w:r w:rsidR="00C45F05">
        <w:rPr>
          <w:lang w:val="en-GB"/>
        </w:rPr>
        <w:tab/>
      </w:r>
      <w:r w:rsidR="00C45F05">
        <w:rPr>
          <w:lang w:val="en-GB"/>
        </w:rPr>
        <w:tab/>
      </w:r>
      <w:r w:rsidR="00C45F05">
        <w:rPr>
          <w:lang w:val="en-GB"/>
        </w:rPr>
        <w:tab/>
      </w:r>
      <w:r w:rsidR="00C45F05">
        <w:rPr>
          <w:lang w:val="en-GB"/>
        </w:rPr>
        <w:tab/>
      </w:r>
      <w:r w:rsidR="00C45F05">
        <w:rPr>
          <w:lang w:val="en-GB"/>
        </w:rPr>
        <w:tab/>
      </w:r>
      <w:r w:rsidRPr="00924BB6">
        <w:rPr>
          <w:lang w:val="en-GB"/>
        </w:rPr>
        <w:t xml:space="preserve">//optional     </w:t>
      </w:r>
    </w:p>
    <w:p w14:paraId="65E41EF7" w14:textId="77777777" w:rsidR="00924BB6" w:rsidRPr="00924BB6" w:rsidRDefault="00924BB6" w:rsidP="00924BB6">
      <w:pPr>
        <w:rPr>
          <w:lang w:val="en-GB"/>
        </w:rPr>
      </w:pPr>
      <w:r w:rsidRPr="00924BB6">
        <w:rPr>
          <w:lang w:val="en-GB"/>
        </w:rPr>
        <w:t xml:space="preserve">        string :school_capture = "FAD";</w:t>
      </w:r>
      <w:r w:rsidR="00C45F05">
        <w:rPr>
          <w:lang w:val="en-GB"/>
        </w:rPr>
        <w:tab/>
      </w:r>
      <w:r w:rsidR="00C45F05">
        <w:rPr>
          <w:lang w:val="en-GB"/>
        </w:rPr>
        <w:tab/>
      </w:r>
      <w:r w:rsidR="00C45F05">
        <w:rPr>
          <w:lang w:val="en-GB"/>
        </w:rPr>
        <w:tab/>
      </w:r>
      <w:r w:rsidR="00C45F05">
        <w:rPr>
          <w:lang w:val="en-GB"/>
        </w:rPr>
        <w:tab/>
      </w:r>
      <w:r w:rsidR="00C45F05">
        <w:rPr>
          <w:lang w:val="en-GB"/>
        </w:rPr>
        <w:tab/>
      </w:r>
      <w:r w:rsidR="00C45F05">
        <w:rPr>
          <w:lang w:val="en-GB"/>
        </w:rPr>
        <w:tab/>
      </w:r>
      <w:r w:rsidRPr="00924BB6">
        <w:rPr>
          <w:lang w:val="en-GB"/>
        </w:rPr>
        <w:t xml:space="preserve">//optional  </w:t>
      </w:r>
    </w:p>
    <w:p w14:paraId="7B84E19D" w14:textId="77777777" w:rsidR="00924BB6" w:rsidRPr="00924BB6" w:rsidRDefault="00924BB6" w:rsidP="00924BB6">
      <w:pPr>
        <w:rPr>
          <w:lang w:val="en-GB"/>
        </w:rPr>
      </w:pPr>
      <w:r w:rsidRPr="00924BB6">
        <w:rPr>
          <w:lang w:val="en-GB"/>
        </w:rPr>
        <w:t xml:space="preserve">        string :seastate_capture = "rough";</w:t>
      </w:r>
      <w:r w:rsidR="00C45F05">
        <w:rPr>
          <w:lang w:val="en-GB"/>
        </w:rPr>
        <w:tab/>
      </w:r>
      <w:r w:rsidR="00C45F05">
        <w:rPr>
          <w:lang w:val="en-GB"/>
        </w:rPr>
        <w:tab/>
      </w:r>
      <w:r w:rsidR="00C45F05">
        <w:rPr>
          <w:lang w:val="en-GB"/>
        </w:rPr>
        <w:tab/>
      </w:r>
      <w:r w:rsidR="00C45F05">
        <w:rPr>
          <w:lang w:val="en-GB"/>
        </w:rPr>
        <w:tab/>
      </w:r>
      <w:r w:rsidR="00C45F05">
        <w:rPr>
          <w:lang w:val="en-GB"/>
        </w:rPr>
        <w:tab/>
      </w:r>
      <w:r w:rsidR="00C45F05">
        <w:rPr>
          <w:lang w:val="en-GB"/>
        </w:rPr>
        <w:tab/>
      </w:r>
      <w:r w:rsidRPr="00924BB6">
        <w:rPr>
          <w:lang w:val="en-GB"/>
        </w:rPr>
        <w:t xml:space="preserve">//optional   </w:t>
      </w:r>
    </w:p>
    <w:p w14:paraId="33D035DA" w14:textId="77777777" w:rsidR="00924BB6" w:rsidRPr="00924BB6" w:rsidRDefault="00924BB6" w:rsidP="00924BB6">
      <w:pPr>
        <w:rPr>
          <w:lang w:val="en-GB"/>
        </w:rPr>
      </w:pPr>
      <w:r w:rsidRPr="00924BB6">
        <w:rPr>
          <w:lang w:val="en-GB"/>
        </w:rPr>
        <w:t xml:space="preserve">        string :set_float_capture = "10";</w:t>
      </w:r>
      <w:r w:rsidR="00C45F05">
        <w:rPr>
          <w:lang w:val="en-GB"/>
        </w:rPr>
        <w:tab/>
      </w:r>
      <w:r w:rsidR="00C45F05">
        <w:rPr>
          <w:lang w:val="en-GB"/>
        </w:rPr>
        <w:tab/>
      </w:r>
      <w:r w:rsidR="00C45F05">
        <w:rPr>
          <w:lang w:val="en-GB"/>
        </w:rPr>
        <w:tab/>
      </w:r>
      <w:r w:rsidR="00C45F05">
        <w:rPr>
          <w:lang w:val="en-GB"/>
        </w:rPr>
        <w:tab/>
      </w:r>
      <w:r w:rsidR="00C45F05">
        <w:rPr>
          <w:lang w:val="en-GB"/>
        </w:rPr>
        <w:tab/>
      </w:r>
      <w:r w:rsidR="00C45F05">
        <w:rPr>
          <w:lang w:val="en-GB"/>
        </w:rPr>
        <w:tab/>
      </w:r>
      <w:r w:rsidRPr="00924BB6">
        <w:rPr>
          <w:lang w:val="en-GB"/>
        </w:rPr>
        <w:t xml:space="preserve">//optional    </w:t>
      </w:r>
    </w:p>
    <w:p w14:paraId="55AEC2BD" w14:textId="77777777" w:rsidR="00924BB6" w:rsidRPr="00924BB6" w:rsidRDefault="00924BB6" w:rsidP="00924BB6">
      <w:pPr>
        <w:rPr>
          <w:lang w:val="en-GB"/>
        </w:rPr>
      </w:pPr>
      <w:r w:rsidRPr="00924BB6">
        <w:rPr>
          <w:lang w:val="en-GB"/>
        </w:rPr>
        <w:t xml:space="preserve">        string :station_capture = "TAO-10";</w:t>
      </w:r>
      <w:r w:rsidR="00C45F05">
        <w:rPr>
          <w:lang w:val="en-GB"/>
        </w:rPr>
        <w:tab/>
      </w:r>
      <w:r w:rsidR="00C45F05">
        <w:rPr>
          <w:lang w:val="en-GB"/>
        </w:rPr>
        <w:tab/>
      </w:r>
      <w:r w:rsidR="00C45F05">
        <w:rPr>
          <w:lang w:val="en-GB"/>
        </w:rPr>
        <w:tab/>
      </w:r>
      <w:r w:rsidR="00C45F05">
        <w:rPr>
          <w:lang w:val="en-GB"/>
        </w:rPr>
        <w:tab/>
      </w:r>
      <w:r w:rsidR="00C45F05">
        <w:rPr>
          <w:lang w:val="en-GB"/>
        </w:rPr>
        <w:tab/>
      </w:r>
      <w:r w:rsidR="00C45F05">
        <w:rPr>
          <w:lang w:val="en-GB"/>
        </w:rPr>
        <w:tab/>
        <w:t>/</w:t>
      </w:r>
      <w:r w:rsidRPr="00924BB6">
        <w:rPr>
          <w:lang w:val="en-GB"/>
        </w:rPr>
        <w:t>/optional</w:t>
      </w:r>
    </w:p>
    <w:p w14:paraId="2C719EA2" w14:textId="77777777" w:rsidR="00924BB6" w:rsidRPr="00924BB6" w:rsidRDefault="00924BB6" w:rsidP="00924BB6">
      <w:pPr>
        <w:rPr>
          <w:lang w:val="en-GB"/>
        </w:rPr>
      </w:pPr>
      <w:r w:rsidRPr="00924BB6">
        <w:rPr>
          <w:lang w:val="en-GB"/>
        </w:rPr>
        <w:t xml:space="preserve">        dou</w:t>
      </w:r>
      <w:r w:rsidR="00C45F05">
        <w:rPr>
          <w:lang w:val="en-GB"/>
        </w:rPr>
        <w:t>ble :temp_degC_capture = 13.5f;</w:t>
      </w:r>
      <w:r w:rsidR="00C45F05">
        <w:rPr>
          <w:lang w:val="en-GB"/>
        </w:rPr>
        <w:tab/>
      </w:r>
      <w:r w:rsidR="00C45F05">
        <w:rPr>
          <w:lang w:val="en-GB"/>
        </w:rPr>
        <w:tab/>
      </w:r>
      <w:r w:rsidR="00C45F05">
        <w:rPr>
          <w:lang w:val="en-GB"/>
        </w:rPr>
        <w:tab/>
      </w:r>
      <w:r w:rsidR="00C45F05">
        <w:rPr>
          <w:lang w:val="en-GB"/>
        </w:rPr>
        <w:tab/>
      </w:r>
      <w:r w:rsidR="00C45F05">
        <w:rPr>
          <w:lang w:val="en-GB"/>
        </w:rPr>
        <w:tab/>
      </w:r>
      <w:r w:rsidRPr="00924BB6">
        <w:rPr>
          <w:lang w:val="en-GB"/>
        </w:rPr>
        <w:t xml:space="preserve">//optional         </w:t>
      </w:r>
    </w:p>
    <w:p w14:paraId="1DDF7BC1" w14:textId="77777777" w:rsidR="00924BB6" w:rsidRPr="00924BB6" w:rsidRDefault="00924BB6" w:rsidP="00924BB6">
      <w:pPr>
        <w:rPr>
          <w:lang w:val="en-GB"/>
        </w:rPr>
      </w:pPr>
      <w:r w:rsidRPr="00924BB6">
        <w:rPr>
          <w:lang w:val="en-GB"/>
        </w:rPr>
        <w:t xml:space="preserve">        string :vessel_capture = "R/V Endeavor";</w:t>
      </w:r>
      <w:r w:rsidR="00C45F05">
        <w:rPr>
          <w:lang w:val="en-GB"/>
        </w:rPr>
        <w:tab/>
      </w:r>
      <w:r w:rsidR="00C45F05">
        <w:rPr>
          <w:lang w:val="en-GB"/>
        </w:rPr>
        <w:tab/>
      </w:r>
      <w:r w:rsidR="00C45F05">
        <w:rPr>
          <w:lang w:val="en-GB"/>
        </w:rPr>
        <w:tab/>
      </w:r>
      <w:r w:rsidR="00C45F05">
        <w:rPr>
          <w:lang w:val="en-GB"/>
        </w:rPr>
        <w:tab/>
      </w:r>
      <w:r w:rsidR="00C45F05">
        <w:rPr>
          <w:lang w:val="en-GB"/>
        </w:rPr>
        <w:tab/>
      </w:r>
      <w:r w:rsidRPr="00924BB6">
        <w:rPr>
          <w:lang w:val="en-GB"/>
        </w:rPr>
        <w:t>//optional</w:t>
      </w:r>
    </w:p>
    <w:p w14:paraId="219B58DB" w14:textId="77777777" w:rsidR="00924BB6" w:rsidRPr="00924BB6" w:rsidRDefault="00924BB6" w:rsidP="00924BB6">
      <w:pPr>
        <w:rPr>
          <w:lang w:val="en-GB"/>
        </w:rPr>
      </w:pPr>
      <w:r w:rsidRPr="00924BB6">
        <w:rPr>
          <w:lang w:val="en-GB"/>
        </w:rPr>
        <w:t xml:space="preserve">        double :wind_knots_capture = 8.3f;</w:t>
      </w:r>
      <w:r w:rsidR="00C45F05">
        <w:rPr>
          <w:lang w:val="en-GB"/>
        </w:rPr>
        <w:tab/>
      </w:r>
      <w:r w:rsidR="00C45F05">
        <w:rPr>
          <w:lang w:val="en-GB"/>
        </w:rPr>
        <w:tab/>
      </w:r>
      <w:r w:rsidR="00C45F05">
        <w:rPr>
          <w:lang w:val="en-GB"/>
        </w:rPr>
        <w:tab/>
      </w:r>
      <w:r w:rsidR="00C45F05">
        <w:rPr>
          <w:lang w:val="en-GB"/>
        </w:rPr>
        <w:tab/>
      </w:r>
      <w:r w:rsidR="00C45F05">
        <w:rPr>
          <w:lang w:val="en-GB"/>
        </w:rPr>
        <w:tab/>
      </w:r>
      <w:r w:rsidR="00C45F05">
        <w:rPr>
          <w:lang w:val="en-GB"/>
        </w:rPr>
        <w:tab/>
      </w:r>
      <w:r w:rsidRPr="00924BB6">
        <w:rPr>
          <w:lang w:val="en-GB"/>
        </w:rPr>
        <w:t xml:space="preserve">//optional                </w:t>
      </w:r>
    </w:p>
    <w:p w14:paraId="5FAC96CF" w14:textId="77777777" w:rsidR="00924BB6" w:rsidRPr="00924BB6" w:rsidRDefault="00924BB6" w:rsidP="00924BB6">
      <w:pPr>
        <w:rPr>
          <w:lang w:val="en-GB"/>
        </w:rPr>
      </w:pPr>
      <w:r w:rsidRPr="00924BB6">
        <w:rPr>
          <w:lang w:val="en-GB"/>
        </w:rPr>
        <w:t xml:space="preserve">        }     </w:t>
      </w:r>
    </w:p>
    <w:p w14:paraId="7B226773" w14:textId="77777777" w:rsidR="00924BB6" w:rsidRPr="00924BB6" w:rsidRDefault="00924BB6" w:rsidP="00924BB6">
      <w:pPr>
        <w:rPr>
          <w:lang w:val="en-GB"/>
        </w:rPr>
      </w:pPr>
      <w:r w:rsidRPr="00924BB6">
        <w:rPr>
          <w:lang w:val="en-GB"/>
        </w:rPr>
        <w:t xml:space="preserve">      </w:t>
      </w:r>
    </w:p>
    <w:p w14:paraId="71E7A853" w14:textId="77777777" w:rsidR="00924BB6" w:rsidRPr="00924BB6" w:rsidRDefault="00924BB6" w:rsidP="00924BB6">
      <w:pPr>
        <w:rPr>
          <w:lang w:val="en-GB"/>
        </w:rPr>
      </w:pPr>
      <w:r w:rsidRPr="00924BB6">
        <w:rPr>
          <w:lang w:val="en-GB"/>
        </w:rPr>
        <w:t xml:space="preserve">      group: end_of_mission {</w:t>
      </w:r>
    </w:p>
    <w:p w14:paraId="5F317A9A" w14:textId="77777777" w:rsidR="00924BB6" w:rsidRPr="00924BB6" w:rsidRDefault="00924BB6" w:rsidP="00924BB6">
      <w:pPr>
        <w:rPr>
          <w:lang w:val="en-GB"/>
        </w:rPr>
      </w:pPr>
      <w:r w:rsidRPr="00924BB6">
        <w:rPr>
          <w:lang w:val="en-GB"/>
        </w:rPr>
        <w:t xml:space="preserve">        string :time_coverage_end = "2009-07-02";</w:t>
      </w:r>
      <w:r w:rsidR="00C45F05">
        <w:rPr>
          <w:lang w:val="en-GB"/>
        </w:rPr>
        <w:tab/>
      </w:r>
      <w:r w:rsidR="00C45F05">
        <w:rPr>
          <w:lang w:val="en-GB"/>
        </w:rPr>
        <w:tab/>
      </w:r>
      <w:r w:rsidR="00C45F05">
        <w:rPr>
          <w:lang w:val="en-GB"/>
        </w:rPr>
        <w:tab/>
      </w:r>
      <w:r w:rsidR="00C45F05">
        <w:rPr>
          <w:lang w:val="en-GB"/>
        </w:rPr>
        <w:tab/>
      </w:r>
      <w:r w:rsidR="00C45F05">
        <w:rPr>
          <w:lang w:val="en-GB"/>
        </w:rPr>
        <w:tab/>
      </w:r>
      <w:r w:rsidRPr="00924BB6">
        <w:rPr>
          <w:lang w:val="en-GB"/>
        </w:rPr>
        <w:t>//REQUIRED</w:t>
      </w:r>
    </w:p>
    <w:p w14:paraId="083948EE" w14:textId="77777777" w:rsidR="00924BB6" w:rsidRPr="00924BB6" w:rsidRDefault="00924BB6" w:rsidP="00924BB6">
      <w:pPr>
        <w:rPr>
          <w:lang w:val="en-GB"/>
        </w:rPr>
      </w:pPr>
      <w:r w:rsidRPr="00924BB6">
        <w:rPr>
          <w:lang w:val="en-GB"/>
        </w:rPr>
        <w:t xml:space="preserve">        string :geospatial_lon_end = -83.98f;</w:t>
      </w:r>
      <w:r w:rsidR="00C45F05">
        <w:rPr>
          <w:lang w:val="en-GB"/>
        </w:rPr>
        <w:tab/>
      </w:r>
      <w:r w:rsidR="00C45F05">
        <w:rPr>
          <w:lang w:val="en-GB"/>
        </w:rPr>
        <w:tab/>
      </w:r>
      <w:r w:rsidR="00C45F05">
        <w:rPr>
          <w:lang w:val="en-GB"/>
        </w:rPr>
        <w:tab/>
      </w:r>
      <w:r w:rsidR="00C45F05">
        <w:rPr>
          <w:lang w:val="en-GB"/>
        </w:rPr>
        <w:tab/>
      </w:r>
      <w:r w:rsidR="00C45F05">
        <w:rPr>
          <w:lang w:val="en-GB"/>
        </w:rPr>
        <w:tab/>
      </w:r>
      <w:r w:rsidRPr="00924BB6">
        <w:rPr>
          <w:lang w:val="en-GB"/>
        </w:rPr>
        <w:t>//REQUIRED</w:t>
      </w:r>
    </w:p>
    <w:p w14:paraId="18AF83EB" w14:textId="77777777" w:rsidR="00924BB6" w:rsidRPr="00924BB6" w:rsidRDefault="00924BB6" w:rsidP="00924BB6">
      <w:pPr>
        <w:rPr>
          <w:lang w:val="en-GB"/>
        </w:rPr>
      </w:pPr>
      <w:r w:rsidRPr="00924BB6">
        <w:rPr>
          <w:lang w:val="en-GB"/>
        </w:rPr>
        <w:t xml:space="preserve">        string :geospatial_lat_end = -1.45f;</w:t>
      </w:r>
      <w:r w:rsidR="00C45F05">
        <w:rPr>
          <w:lang w:val="en-GB"/>
        </w:rPr>
        <w:tab/>
      </w:r>
      <w:r w:rsidR="00C45F05">
        <w:rPr>
          <w:lang w:val="en-GB"/>
        </w:rPr>
        <w:tab/>
      </w:r>
      <w:r w:rsidR="00C45F05">
        <w:rPr>
          <w:lang w:val="en-GB"/>
        </w:rPr>
        <w:tab/>
      </w:r>
      <w:r w:rsidR="00C45F05">
        <w:rPr>
          <w:lang w:val="en-GB"/>
        </w:rPr>
        <w:tab/>
      </w:r>
      <w:r w:rsidR="00C45F05">
        <w:rPr>
          <w:lang w:val="en-GB"/>
        </w:rPr>
        <w:tab/>
      </w:r>
      <w:r w:rsidR="00C45F05">
        <w:rPr>
          <w:lang w:val="en-GB"/>
        </w:rPr>
        <w:tab/>
      </w:r>
      <w:r w:rsidRPr="00924BB6">
        <w:rPr>
          <w:lang w:val="en-GB"/>
        </w:rPr>
        <w:t>//REQUIRED</w:t>
      </w:r>
    </w:p>
    <w:p w14:paraId="20647D5A" w14:textId="77777777" w:rsidR="00924BB6" w:rsidRPr="00924BB6" w:rsidRDefault="00924BB6" w:rsidP="00924BB6">
      <w:pPr>
        <w:rPr>
          <w:lang w:val="en-GB"/>
        </w:rPr>
      </w:pPr>
      <w:r w:rsidRPr="00924BB6">
        <w:rPr>
          <w:lang w:val="en-GB"/>
        </w:rPr>
        <w:t xml:space="preserve">        string :end_details = "recovered by fishing fleet";</w:t>
      </w:r>
      <w:r w:rsidR="00C45F05">
        <w:rPr>
          <w:lang w:val="en-GB"/>
        </w:rPr>
        <w:tab/>
      </w:r>
      <w:r w:rsidR="00C45F05">
        <w:rPr>
          <w:lang w:val="en-GB"/>
        </w:rPr>
        <w:tab/>
      </w:r>
      <w:r w:rsidR="00C45F05">
        <w:rPr>
          <w:lang w:val="en-GB"/>
        </w:rPr>
        <w:tab/>
      </w:r>
      <w:r w:rsidR="00C45F05">
        <w:rPr>
          <w:lang w:val="en-GB"/>
        </w:rPr>
        <w:tab/>
      </w:r>
      <w:r w:rsidRPr="00924BB6">
        <w:rPr>
          <w:lang w:val="en-GB"/>
        </w:rPr>
        <w:t>//REQUIRED</w:t>
      </w:r>
    </w:p>
    <w:p w14:paraId="3E01E3D0" w14:textId="3AB9A2CA" w:rsidR="00924BB6" w:rsidRPr="00924BB6" w:rsidRDefault="00924BB6" w:rsidP="00BA0599">
      <w:pPr>
        <w:rPr>
          <w:lang w:val="en-GB"/>
        </w:rPr>
      </w:pPr>
      <w:r w:rsidRPr="00924BB6">
        <w:rPr>
          <w:lang w:val="en-GB"/>
        </w:rPr>
        <w:t xml:space="preserve">        string :end_type = "recaptured";</w:t>
      </w:r>
      <w:r w:rsidR="00C45F05">
        <w:rPr>
          <w:lang w:val="en-GB"/>
        </w:rPr>
        <w:tab/>
      </w:r>
      <w:r w:rsidR="00C45F05">
        <w:rPr>
          <w:lang w:val="en-GB"/>
        </w:rPr>
        <w:tab/>
      </w:r>
      <w:r w:rsidR="00C45F05">
        <w:rPr>
          <w:lang w:val="en-GB"/>
        </w:rPr>
        <w:tab/>
      </w:r>
      <w:r w:rsidR="00C45F05">
        <w:rPr>
          <w:lang w:val="en-GB"/>
        </w:rPr>
        <w:tab/>
      </w:r>
      <w:r w:rsidR="00C45F05">
        <w:rPr>
          <w:lang w:val="en-GB"/>
        </w:rPr>
        <w:tab/>
      </w:r>
      <w:r w:rsidR="00C45F05">
        <w:rPr>
          <w:lang w:val="en-GB"/>
        </w:rPr>
        <w:tab/>
      </w:r>
      <w:r w:rsidRPr="00924BB6">
        <w:rPr>
          <w:lang w:val="en-GB"/>
        </w:rPr>
        <w:t>//REQUIRED</w:t>
      </w:r>
    </w:p>
    <w:p w14:paraId="698D80AC" w14:textId="77777777" w:rsidR="00924BB6" w:rsidRPr="00924BB6" w:rsidRDefault="00924BB6" w:rsidP="00924BB6">
      <w:pPr>
        <w:rPr>
          <w:lang w:val="en-GB"/>
        </w:rPr>
      </w:pPr>
      <w:r w:rsidRPr="00924BB6">
        <w:rPr>
          <w:lang w:val="en-GB"/>
        </w:rPr>
        <w:t xml:space="preserve">        string :ldatetime_death =</w:t>
      </w:r>
      <w:r w:rsidR="00C45F05">
        <w:rPr>
          <w:lang w:val="en-GB"/>
        </w:rPr>
        <w:t xml:space="preserve"> "2017-07-11T18:24:23+00:00";</w:t>
      </w:r>
      <w:r w:rsidR="00C45F05">
        <w:rPr>
          <w:lang w:val="en-GB"/>
        </w:rPr>
        <w:tab/>
      </w:r>
      <w:r w:rsidR="00C45F05">
        <w:rPr>
          <w:lang w:val="en-GB"/>
        </w:rPr>
        <w:tab/>
      </w:r>
      <w:r w:rsidR="00C45F05">
        <w:rPr>
          <w:lang w:val="en-GB"/>
        </w:rPr>
        <w:tab/>
      </w:r>
      <w:r w:rsidRPr="00924BB6">
        <w:rPr>
          <w:lang w:val="en-GB"/>
        </w:rPr>
        <w:t xml:space="preserve">//optional    </w:t>
      </w:r>
    </w:p>
    <w:p w14:paraId="748E25B7" w14:textId="77777777" w:rsidR="00924BB6" w:rsidRPr="00924BB6" w:rsidRDefault="00924BB6" w:rsidP="00924BB6">
      <w:pPr>
        <w:rPr>
          <w:lang w:val="en-GB"/>
        </w:rPr>
      </w:pPr>
      <w:r w:rsidRPr="00924BB6">
        <w:rPr>
          <w:lang w:val="en-GB"/>
        </w:rPr>
        <w:t xml:space="preserve">        }</w:t>
      </w:r>
    </w:p>
    <w:p w14:paraId="0C49D884" w14:textId="77777777" w:rsidR="00924BB6" w:rsidRPr="00924BB6" w:rsidRDefault="00924BB6" w:rsidP="00924BB6">
      <w:pPr>
        <w:rPr>
          <w:lang w:val="en-GB"/>
        </w:rPr>
      </w:pPr>
      <w:r w:rsidRPr="00924BB6">
        <w:rPr>
          <w:lang w:val="en-GB"/>
        </w:rPr>
        <w:t xml:space="preserve">        </w:t>
      </w:r>
    </w:p>
    <w:p w14:paraId="0803FD53" w14:textId="77777777" w:rsidR="00924BB6" w:rsidRPr="00924BB6" w:rsidRDefault="00924BB6" w:rsidP="00924BB6">
      <w:pPr>
        <w:rPr>
          <w:lang w:val="en-GB"/>
        </w:rPr>
      </w:pPr>
      <w:r w:rsidRPr="00924BB6">
        <w:rPr>
          <w:lang w:val="en-GB"/>
        </w:rPr>
        <w:t xml:space="preserve">      group: instrument {</w:t>
      </w:r>
    </w:p>
    <w:p w14:paraId="1C1A0390" w14:textId="77777777" w:rsidR="00924BB6" w:rsidRPr="00924BB6" w:rsidRDefault="00924BB6" w:rsidP="00924BB6">
      <w:pPr>
        <w:rPr>
          <w:lang w:val="en-GB"/>
        </w:rPr>
      </w:pPr>
      <w:r w:rsidRPr="00924BB6">
        <w:rPr>
          <w:lang w:val="en-GB"/>
        </w:rPr>
        <w:t xml:space="preserve">        string :instrument_name =</w:t>
      </w:r>
      <w:r w:rsidR="00C45F05">
        <w:rPr>
          <w:lang w:val="en-GB"/>
        </w:rPr>
        <w:t xml:space="preserve"> "16P0100-Refurb2";</w:t>
      </w:r>
      <w:r w:rsidR="00C45F05">
        <w:rPr>
          <w:lang w:val="en-GB"/>
        </w:rPr>
        <w:tab/>
      </w:r>
      <w:r w:rsidR="00C45F05">
        <w:rPr>
          <w:lang w:val="en-GB"/>
        </w:rPr>
        <w:tab/>
      </w:r>
      <w:r w:rsidR="00C45F05">
        <w:rPr>
          <w:lang w:val="en-GB"/>
        </w:rPr>
        <w:tab/>
      </w:r>
      <w:r w:rsidR="00C45F05">
        <w:rPr>
          <w:lang w:val="en-GB"/>
        </w:rPr>
        <w:tab/>
      </w:r>
      <w:r w:rsidRPr="00924BB6">
        <w:rPr>
          <w:lang w:val="en-GB"/>
        </w:rPr>
        <w:t>//REQUIRED</w:t>
      </w:r>
    </w:p>
    <w:p w14:paraId="2D077DCF" w14:textId="77777777" w:rsidR="00924BB6" w:rsidRPr="00924BB6" w:rsidRDefault="00924BB6" w:rsidP="00924BB6">
      <w:pPr>
        <w:rPr>
          <w:lang w:val="en-GB"/>
        </w:rPr>
      </w:pPr>
      <w:r w:rsidRPr="00924BB6">
        <w:rPr>
          <w:lang w:val="en-GB"/>
        </w:rPr>
        <w:t xml:space="preserve">        string :instrument_type = "archival";</w:t>
      </w:r>
      <w:r w:rsidR="00C45F05">
        <w:rPr>
          <w:lang w:val="en-GB"/>
        </w:rPr>
        <w:tab/>
      </w:r>
      <w:r w:rsidR="00C45F05">
        <w:rPr>
          <w:lang w:val="en-GB"/>
        </w:rPr>
        <w:tab/>
      </w:r>
      <w:r w:rsidR="00C45F05">
        <w:rPr>
          <w:lang w:val="en-GB"/>
        </w:rPr>
        <w:tab/>
      </w:r>
      <w:r w:rsidR="00C45F05">
        <w:rPr>
          <w:lang w:val="en-GB"/>
        </w:rPr>
        <w:tab/>
      </w:r>
      <w:r w:rsidR="00C45F05">
        <w:rPr>
          <w:lang w:val="en-GB"/>
        </w:rPr>
        <w:tab/>
      </w:r>
      <w:r w:rsidR="00C45F05">
        <w:rPr>
          <w:lang w:val="en-GB"/>
        </w:rPr>
        <w:tab/>
      </w:r>
      <w:r w:rsidRPr="00924BB6">
        <w:rPr>
          <w:lang w:val="en-GB"/>
        </w:rPr>
        <w:t>//REQUIRED</w:t>
      </w:r>
    </w:p>
    <w:p w14:paraId="13724784" w14:textId="77777777" w:rsidR="00924BB6" w:rsidRPr="00924BB6" w:rsidRDefault="00924BB6" w:rsidP="00924BB6">
      <w:pPr>
        <w:rPr>
          <w:lang w:val="en-GB"/>
        </w:rPr>
      </w:pPr>
      <w:r w:rsidRPr="00924BB6">
        <w:rPr>
          <w:lang w:val="en-GB"/>
        </w:rPr>
        <w:t xml:space="preserve">        string :firmware = "1235";</w:t>
      </w:r>
      <w:r w:rsidR="00C45F05">
        <w:rPr>
          <w:lang w:val="en-GB"/>
        </w:rPr>
        <w:tab/>
      </w:r>
      <w:r w:rsidR="00C45F05">
        <w:rPr>
          <w:lang w:val="en-GB"/>
        </w:rPr>
        <w:tab/>
      </w:r>
      <w:r w:rsidR="00C45F05">
        <w:rPr>
          <w:lang w:val="en-GB"/>
        </w:rPr>
        <w:tab/>
      </w:r>
      <w:r w:rsidR="00C45F05">
        <w:rPr>
          <w:lang w:val="en-GB"/>
        </w:rPr>
        <w:tab/>
      </w:r>
      <w:r w:rsidR="00C45F05">
        <w:rPr>
          <w:lang w:val="en-GB"/>
        </w:rPr>
        <w:tab/>
      </w:r>
      <w:r w:rsidR="00C45F05">
        <w:rPr>
          <w:lang w:val="en-GB"/>
        </w:rPr>
        <w:tab/>
      </w:r>
      <w:r w:rsidR="00C45F05">
        <w:rPr>
          <w:lang w:val="en-GB"/>
        </w:rPr>
        <w:tab/>
      </w:r>
      <w:r w:rsidRPr="00924BB6">
        <w:rPr>
          <w:lang w:val="en-GB"/>
        </w:rPr>
        <w:t>//REQUIRED</w:t>
      </w:r>
    </w:p>
    <w:p w14:paraId="222E5A36" w14:textId="77777777" w:rsidR="00924BB6" w:rsidRPr="00924BB6" w:rsidRDefault="00924BB6" w:rsidP="00924BB6">
      <w:pPr>
        <w:rPr>
          <w:lang w:val="en-GB"/>
        </w:rPr>
      </w:pPr>
      <w:r w:rsidRPr="00924BB6">
        <w:rPr>
          <w:lang w:val="en-GB"/>
        </w:rPr>
        <w:t xml:space="preserve">        string :manufacturer = "Wildlife Computers";</w:t>
      </w:r>
      <w:r w:rsidR="00C45F05">
        <w:rPr>
          <w:lang w:val="en-GB"/>
        </w:rPr>
        <w:tab/>
      </w:r>
      <w:r w:rsidR="00C45F05">
        <w:rPr>
          <w:lang w:val="en-GB"/>
        </w:rPr>
        <w:tab/>
      </w:r>
      <w:r w:rsidR="00C45F05">
        <w:rPr>
          <w:lang w:val="en-GB"/>
        </w:rPr>
        <w:tab/>
      </w:r>
      <w:r w:rsidR="00C45F05">
        <w:rPr>
          <w:lang w:val="en-GB"/>
        </w:rPr>
        <w:tab/>
      </w:r>
      <w:r w:rsidRPr="00924BB6">
        <w:rPr>
          <w:lang w:val="en-GB"/>
        </w:rPr>
        <w:t>//REQUIRED</w:t>
      </w:r>
    </w:p>
    <w:p w14:paraId="6747997D" w14:textId="77777777" w:rsidR="00924BB6" w:rsidRPr="00924BB6" w:rsidRDefault="00924BB6" w:rsidP="00924BB6">
      <w:pPr>
        <w:rPr>
          <w:lang w:val="en-GB"/>
        </w:rPr>
      </w:pPr>
      <w:r w:rsidRPr="00924BB6">
        <w:rPr>
          <w:lang w:val="en-GB"/>
        </w:rPr>
        <w:t xml:space="preserve">        string :model = "Mk 9";</w:t>
      </w:r>
      <w:r w:rsidR="00C45F05">
        <w:rPr>
          <w:lang w:val="en-GB"/>
        </w:rPr>
        <w:tab/>
      </w:r>
      <w:r w:rsidR="00C45F05">
        <w:rPr>
          <w:lang w:val="en-GB"/>
        </w:rPr>
        <w:tab/>
      </w:r>
      <w:r w:rsidR="00C45F05">
        <w:rPr>
          <w:lang w:val="en-GB"/>
        </w:rPr>
        <w:tab/>
      </w:r>
      <w:r w:rsidR="00C45F05">
        <w:rPr>
          <w:lang w:val="en-GB"/>
        </w:rPr>
        <w:tab/>
      </w:r>
      <w:r w:rsidR="00C45F05">
        <w:rPr>
          <w:lang w:val="en-GB"/>
        </w:rPr>
        <w:tab/>
      </w:r>
      <w:r w:rsidR="00C45F05">
        <w:rPr>
          <w:lang w:val="en-GB"/>
        </w:rPr>
        <w:tab/>
      </w:r>
      <w:r w:rsidR="00C45F05">
        <w:rPr>
          <w:lang w:val="en-GB"/>
        </w:rPr>
        <w:tab/>
      </w:r>
      <w:r w:rsidRPr="00924BB6">
        <w:rPr>
          <w:lang w:val="en-GB"/>
        </w:rPr>
        <w:t>//REQUIRED</w:t>
      </w:r>
    </w:p>
    <w:p w14:paraId="40D84260" w14:textId="77777777" w:rsidR="00924BB6" w:rsidRPr="00924BB6" w:rsidRDefault="00924BB6" w:rsidP="00924BB6">
      <w:pPr>
        <w:rPr>
          <w:lang w:val="en-GB"/>
        </w:rPr>
      </w:pPr>
      <w:r w:rsidRPr="00924BB6">
        <w:rPr>
          <w:lang w:val="en-GB"/>
        </w:rPr>
        <w:t xml:space="preserve">        string :person_owner = "Kurt Schaefer";</w:t>
      </w:r>
      <w:r w:rsidR="00C45F05">
        <w:rPr>
          <w:lang w:val="en-GB"/>
        </w:rPr>
        <w:tab/>
      </w:r>
      <w:r w:rsidR="00C45F05">
        <w:rPr>
          <w:lang w:val="en-GB"/>
        </w:rPr>
        <w:tab/>
      </w:r>
      <w:r w:rsidR="00C45F05">
        <w:rPr>
          <w:lang w:val="en-GB"/>
        </w:rPr>
        <w:tab/>
      </w:r>
      <w:r w:rsidR="00C45F05">
        <w:rPr>
          <w:lang w:val="en-GB"/>
        </w:rPr>
        <w:tab/>
      </w:r>
      <w:r w:rsidR="00C45F05">
        <w:rPr>
          <w:lang w:val="en-GB"/>
        </w:rPr>
        <w:tab/>
      </w:r>
      <w:r w:rsidRPr="00924BB6">
        <w:rPr>
          <w:lang w:val="en-GB"/>
        </w:rPr>
        <w:t>//REQUIRED</w:t>
      </w:r>
    </w:p>
    <w:p w14:paraId="43774147" w14:textId="77777777" w:rsidR="00924BB6" w:rsidRPr="00924BB6" w:rsidRDefault="00924BB6" w:rsidP="00924BB6">
      <w:pPr>
        <w:rPr>
          <w:lang w:val="en-GB"/>
        </w:rPr>
      </w:pPr>
      <w:r w:rsidRPr="00924BB6">
        <w:rPr>
          <w:lang w:val="en-GB"/>
        </w:rPr>
        <w:t xml:space="preserve">        string :owner_contact = "kschaefer@iattc.org";</w:t>
      </w:r>
      <w:r w:rsidR="00C45F05">
        <w:rPr>
          <w:lang w:val="en-GB"/>
        </w:rPr>
        <w:tab/>
      </w:r>
      <w:r w:rsidR="00C45F05">
        <w:rPr>
          <w:lang w:val="en-GB"/>
        </w:rPr>
        <w:tab/>
      </w:r>
      <w:r w:rsidR="00C45F05">
        <w:rPr>
          <w:lang w:val="en-GB"/>
        </w:rPr>
        <w:tab/>
      </w:r>
      <w:r w:rsidR="00C45F05">
        <w:rPr>
          <w:lang w:val="en-GB"/>
        </w:rPr>
        <w:tab/>
      </w:r>
      <w:r w:rsidRPr="00924BB6">
        <w:rPr>
          <w:lang w:val="en-GB"/>
        </w:rPr>
        <w:t>//REQUIRED</w:t>
      </w:r>
    </w:p>
    <w:p w14:paraId="511029EB" w14:textId="77777777" w:rsidR="00924BB6" w:rsidRPr="00924BB6" w:rsidRDefault="00924BB6" w:rsidP="00924BB6">
      <w:pPr>
        <w:rPr>
          <w:lang w:val="en-GB"/>
        </w:rPr>
      </w:pPr>
      <w:r w:rsidRPr="00924BB6">
        <w:rPr>
          <w:lang w:val="en-GB"/>
        </w:rPr>
        <w:t xml:space="preserve">        string :serial_number = "590051";</w:t>
      </w:r>
      <w:r w:rsidR="00C45F05">
        <w:rPr>
          <w:lang w:val="en-GB"/>
        </w:rPr>
        <w:tab/>
      </w:r>
      <w:r w:rsidR="00C45F05">
        <w:rPr>
          <w:lang w:val="en-GB"/>
        </w:rPr>
        <w:tab/>
      </w:r>
      <w:r w:rsidR="00C45F05">
        <w:rPr>
          <w:lang w:val="en-GB"/>
        </w:rPr>
        <w:tab/>
      </w:r>
      <w:r w:rsidR="00C45F05">
        <w:rPr>
          <w:lang w:val="en-GB"/>
        </w:rPr>
        <w:tab/>
      </w:r>
      <w:r w:rsidR="00C45F05">
        <w:rPr>
          <w:lang w:val="en-GB"/>
        </w:rPr>
        <w:tab/>
      </w:r>
      <w:r w:rsidR="00C45F05">
        <w:rPr>
          <w:lang w:val="en-GB"/>
        </w:rPr>
        <w:tab/>
      </w:r>
      <w:r w:rsidRPr="00924BB6">
        <w:rPr>
          <w:lang w:val="en-GB"/>
        </w:rPr>
        <w:t xml:space="preserve">//REQUIRED    </w:t>
      </w:r>
    </w:p>
    <w:p w14:paraId="7424F023" w14:textId="77777777" w:rsidR="00924BB6" w:rsidRPr="00924BB6" w:rsidRDefault="00924BB6" w:rsidP="00924BB6">
      <w:pPr>
        <w:rPr>
          <w:lang w:val="en-GB"/>
        </w:rPr>
      </w:pPr>
      <w:r w:rsidRPr="00924BB6">
        <w:rPr>
          <w:lang w:val="en-GB"/>
        </w:rPr>
        <w:t xml:space="preserve">        string :date_shipment = "2017-07-11T18:24:23+00:00";</w:t>
      </w:r>
      <w:r w:rsidR="00C45F05">
        <w:rPr>
          <w:lang w:val="en-GB"/>
        </w:rPr>
        <w:tab/>
      </w:r>
      <w:r w:rsidR="00C45F05">
        <w:rPr>
          <w:lang w:val="en-GB"/>
        </w:rPr>
        <w:tab/>
      </w:r>
      <w:r w:rsidR="00C45F05">
        <w:rPr>
          <w:lang w:val="en-GB"/>
        </w:rPr>
        <w:tab/>
      </w:r>
      <w:r w:rsidRPr="00924BB6">
        <w:rPr>
          <w:lang w:val="en-GB"/>
        </w:rPr>
        <w:t xml:space="preserve">//recommended        </w:t>
      </w:r>
    </w:p>
    <w:p w14:paraId="669FBA19" w14:textId="2FFD6820" w:rsidR="00924BB6" w:rsidRPr="00924BB6" w:rsidRDefault="00924BB6" w:rsidP="00280BB3">
      <w:pPr>
        <w:rPr>
          <w:lang w:val="en-GB"/>
        </w:rPr>
      </w:pPr>
      <w:r w:rsidRPr="00924BB6">
        <w:rPr>
          <w:lang w:val="en-GB"/>
        </w:rPr>
        <w:t xml:space="preserve">        string :project = "SPURS2";</w:t>
      </w:r>
      <w:r w:rsidR="00C45F05">
        <w:rPr>
          <w:lang w:val="en-GB"/>
        </w:rPr>
        <w:tab/>
      </w:r>
      <w:r w:rsidR="00C45F05">
        <w:rPr>
          <w:lang w:val="en-GB"/>
        </w:rPr>
        <w:tab/>
      </w:r>
      <w:r w:rsidR="00C45F05">
        <w:rPr>
          <w:lang w:val="en-GB"/>
        </w:rPr>
        <w:tab/>
      </w:r>
      <w:r w:rsidR="00C45F05">
        <w:rPr>
          <w:lang w:val="en-GB"/>
        </w:rPr>
        <w:tab/>
      </w:r>
      <w:r w:rsidR="00C45F05">
        <w:rPr>
          <w:lang w:val="en-GB"/>
        </w:rPr>
        <w:tab/>
      </w:r>
      <w:r w:rsidR="00C45F05">
        <w:rPr>
          <w:lang w:val="en-GB"/>
        </w:rPr>
        <w:tab/>
      </w:r>
      <w:r w:rsidR="00C45F05">
        <w:rPr>
          <w:lang w:val="en-GB"/>
        </w:rPr>
        <w:tab/>
      </w:r>
      <w:r w:rsidRPr="00924BB6">
        <w:rPr>
          <w:lang w:val="en-GB"/>
        </w:rPr>
        <w:t>//recommended</w:t>
      </w:r>
    </w:p>
    <w:p w14:paraId="18B34FCA" w14:textId="77777777" w:rsidR="00924BB6" w:rsidRPr="00924BB6" w:rsidRDefault="00924BB6" w:rsidP="00924BB6">
      <w:pPr>
        <w:rPr>
          <w:lang w:val="en-GB"/>
        </w:rPr>
      </w:pPr>
      <w:r w:rsidRPr="00924BB6">
        <w:rPr>
          <w:lang w:val="en-GB"/>
        </w:rPr>
        <w:t xml:space="preserve">        string :specs = "Manufacturer WC- MK9model URI";</w:t>
      </w:r>
      <w:r w:rsidR="00C45F05">
        <w:rPr>
          <w:lang w:val="en-GB"/>
        </w:rPr>
        <w:tab/>
      </w:r>
      <w:r w:rsidR="00C45F05">
        <w:rPr>
          <w:lang w:val="en-GB"/>
        </w:rPr>
        <w:tab/>
      </w:r>
      <w:r w:rsidR="00C45F05">
        <w:rPr>
          <w:lang w:val="en-GB"/>
        </w:rPr>
        <w:tab/>
      </w:r>
      <w:r w:rsidR="00C45F05">
        <w:rPr>
          <w:lang w:val="en-GB"/>
        </w:rPr>
        <w:tab/>
      </w:r>
      <w:r w:rsidRPr="00924BB6">
        <w:rPr>
          <w:lang w:val="en-GB"/>
        </w:rPr>
        <w:t xml:space="preserve">//recommended        </w:t>
      </w:r>
    </w:p>
    <w:p w14:paraId="3208B1C7" w14:textId="77777777" w:rsidR="00924BB6" w:rsidRPr="00924BB6" w:rsidRDefault="00924BB6" w:rsidP="00924BB6">
      <w:pPr>
        <w:rPr>
          <w:lang w:val="en-GB"/>
        </w:rPr>
      </w:pPr>
      <w:r w:rsidRPr="00924BB6">
        <w:rPr>
          <w:lang w:val="en-GB"/>
        </w:rPr>
        <w:t xml:space="preserve">        }</w:t>
      </w:r>
    </w:p>
    <w:p w14:paraId="1298FE61" w14:textId="77777777" w:rsidR="00924BB6" w:rsidRPr="00924BB6" w:rsidRDefault="00924BB6" w:rsidP="00924BB6">
      <w:pPr>
        <w:rPr>
          <w:lang w:val="en-GB"/>
        </w:rPr>
      </w:pPr>
    </w:p>
    <w:p w14:paraId="126395F9" w14:textId="77777777" w:rsidR="00924BB6" w:rsidRPr="00924BB6" w:rsidRDefault="00924BB6" w:rsidP="00924BB6">
      <w:pPr>
        <w:rPr>
          <w:lang w:val="en-GB"/>
        </w:rPr>
      </w:pPr>
      <w:r w:rsidRPr="00924BB6">
        <w:rPr>
          <w:lang w:val="en-GB"/>
        </w:rPr>
        <w:t xml:space="preserve">      group: programming {</w:t>
      </w:r>
    </w:p>
    <w:p w14:paraId="117D36EB" w14:textId="77777777" w:rsidR="00924BB6" w:rsidRPr="00924BB6" w:rsidRDefault="00924BB6" w:rsidP="00924BB6">
      <w:pPr>
        <w:rPr>
          <w:lang w:val="en-GB"/>
        </w:rPr>
      </w:pPr>
      <w:r w:rsidRPr="00924BB6">
        <w:rPr>
          <w:lang w:val="en-GB"/>
        </w:rPr>
        <w:t xml:space="preserve">        string :programming_repor</w:t>
      </w:r>
      <w:r w:rsidR="00C45F05">
        <w:rPr>
          <w:lang w:val="en-GB"/>
        </w:rPr>
        <w:t>t = "URI to report";</w:t>
      </w:r>
      <w:r w:rsidR="00C45F05">
        <w:rPr>
          <w:lang w:val="en-GB"/>
        </w:rPr>
        <w:tab/>
      </w:r>
      <w:r w:rsidR="00C45F05">
        <w:rPr>
          <w:lang w:val="en-GB"/>
        </w:rPr>
        <w:tab/>
      </w:r>
      <w:r w:rsidR="00C45F05">
        <w:rPr>
          <w:lang w:val="en-GB"/>
        </w:rPr>
        <w:tab/>
      </w:r>
      <w:r w:rsidR="00C45F05">
        <w:rPr>
          <w:lang w:val="en-GB"/>
        </w:rPr>
        <w:tab/>
      </w:r>
      <w:r w:rsidRPr="00924BB6">
        <w:rPr>
          <w:lang w:val="en-GB"/>
        </w:rPr>
        <w:t>//REQUIRED</w:t>
      </w:r>
    </w:p>
    <w:p w14:paraId="0BB09776" w14:textId="77777777" w:rsidR="00924BB6" w:rsidRPr="00924BB6" w:rsidRDefault="00924BB6" w:rsidP="00924BB6">
      <w:pPr>
        <w:rPr>
          <w:lang w:val="en-GB"/>
        </w:rPr>
      </w:pPr>
      <w:r w:rsidRPr="00924BB6">
        <w:rPr>
          <w:lang w:val="en-GB"/>
        </w:rPr>
        <w:t xml:space="preserve">        string :programming_softw</w:t>
      </w:r>
      <w:r w:rsidR="00C45F05">
        <w:rPr>
          <w:lang w:val="en-GB"/>
        </w:rPr>
        <w:t>are = "WC-prg-v3";</w:t>
      </w:r>
      <w:r w:rsidR="00C45F05">
        <w:rPr>
          <w:lang w:val="en-GB"/>
        </w:rPr>
        <w:tab/>
      </w:r>
      <w:r w:rsidR="00C45F05">
        <w:rPr>
          <w:lang w:val="en-GB"/>
        </w:rPr>
        <w:tab/>
      </w:r>
      <w:r w:rsidR="00C45F05">
        <w:rPr>
          <w:lang w:val="en-GB"/>
        </w:rPr>
        <w:tab/>
      </w:r>
      <w:r w:rsidR="00C45F05">
        <w:rPr>
          <w:lang w:val="en-GB"/>
        </w:rPr>
        <w:tab/>
      </w:r>
      <w:r w:rsidRPr="00924BB6">
        <w:rPr>
          <w:lang w:val="en-GB"/>
        </w:rPr>
        <w:t>//REQUIRED</w:t>
      </w:r>
    </w:p>
    <w:p w14:paraId="2F01DCEF" w14:textId="5C785317" w:rsidR="00924BB6" w:rsidRPr="00924BB6" w:rsidRDefault="00924BB6" w:rsidP="00BA0599">
      <w:pPr>
        <w:rPr>
          <w:lang w:val="en-GB"/>
        </w:rPr>
      </w:pPr>
      <w:r w:rsidRPr="00924BB6">
        <w:rPr>
          <w:lang w:val="en-GB"/>
        </w:rPr>
        <w:t xml:space="preserve">        string :date_programming = "2008-11-02";</w:t>
      </w:r>
      <w:r w:rsidR="00C45F05">
        <w:rPr>
          <w:lang w:val="en-GB"/>
        </w:rPr>
        <w:tab/>
      </w:r>
      <w:r w:rsidR="00C45F05">
        <w:rPr>
          <w:lang w:val="en-GB"/>
        </w:rPr>
        <w:tab/>
      </w:r>
      <w:r w:rsidR="00C45F05">
        <w:rPr>
          <w:lang w:val="en-GB"/>
        </w:rPr>
        <w:tab/>
      </w:r>
      <w:r w:rsidR="00C45F05">
        <w:rPr>
          <w:lang w:val="en-GB"/>
        </w:rPr>
        <w:tab/>
      </w:r>
      <w:r w:rsidR="00C45F05">
        <w:rPr>
          <w:lang w:val="en-GB"/>
        </w:rPr>
        <w:tab/>
      </w:r>
      <w:r w:rsidRPr="00924BB6">
        <w:rPr>
          <w:lang w:val="en-GB"/>
        </w:rPr>
        <w:t xml:space="preserve">//REQUIRED </w:t>
      </w:r>
    </w:p>
    <w:p w14:paraId="75858760" w14:textId="77777777" w:rsidR="00924BB6" w:rsidRPr="00924BB6" w:rsidRDefault="00924BB6" w:rsidP="00924BB6">
      <w:pPr>
        <w:rPr>
          <w:lang w:val="en-GB"/>
        </w:rPr>
      </w:pPr>
      <w:r w:rsidRPr="00924BB6">
        <w:rPr>
          <w:lang w:val="en-GB"/>
        </w:rPr>
        <w:t xml:space="preserve">        integer:days_mission = 365;</w:t>
      </w:r>
      <w:r w:rsidR="00C45F05">
        <w:rPr>
          <w:lang w:val="en-GB"/>
        </w:rPr>
        <w:tab/>
      </w:r>
      <w:r w:rsidR="00C45F05">
        <w:rPr>
          <w:lang w:val="en-GB"/>
        </w:rPr>
        <w:tab/>
      </w:r>
      <w:r w:rsidR="00C45F05">
        <w:rPr>
          <w:lang w:val="en-GB"/>
        </w:rPr>
        <w:tab/>
      </w:r>
      <w:r w:rsidR="00C45F05">
        <w:rPr>
          <w:lang w:val="en-GB"/>
        </w:rPr>
        <w:tab/>
      </w:r>
      <w:r w:rsidR="00C45F05">
        <w:rPr>
          <w:lang w:val="en-GB"/>
        </w:rPr>
        <w:tab/>
      </w:r>
      <w:r w:rsidR="00C45F05">
        <w:rPr>
          <w:lang w:val="en-GB"/>
        </w:rPr>
        <w:tab/>
      </w:r>
      <w:r w:rsidRPr="00924BB6">
        <w:rPr>
          <w:lang w:val="en-GB"/>
        </w:rPr>
        <w:t xml:space="preserve">//recommended        </w:t>
      </w:r>
    </w:p>
    <w:p w14:paraId="1EA763D1" w14:textId="77777777" w:rsidR="00924BB6" w:rsidRPr="00924BB6" w:rsidRDefault="00924BB6" w:rsidP="00924BB6">
      <w:pPr>
        <w:rPr>
          <w:lang w:val="en-GB"/>
        </w:rPr>
      </w:pPr>
      <w:r w:rsidRPr="00924BB6">
        <w:rPr>
          <w:lang w:val="en-GB"/>
        </w:rPr>
        <w:t xml:space="preserve">        integer:minutes_summary = 1440";</w:t>
      </w:r>
      <w:r w:rsidR="00C45F05">
        <w:rPr>
          <w:lang w:val="en-GB"/>
        </w:rPr>
        <w:tab/>
      </w:r>
      <w:r w:rsidR="00C45F05">
        <w:rPr>
          <w:lang w:val="en-GB"/>
        </w:rPr>
        <w:tab/>
      </w:r>
      <w:r w:rsidR="00C45F05">
        <w:rPr>
          <w:lang w:val="en-GB"/>
        </w:rPr>
        <w:tab/>
      </w:r>
      <w:r w:rsidR="00C45F05">
        <w:rPr>
          <w:lang w:val="en-GB"/>
        </w:rPr>
        <w:tab/>
      </w:r>
      <w:r w:rsidR="00C45F05">
        <w:rPr>
          <w:lang w:val="en-GB"/>
        </w:rPr>
        <w:tab/>
      </w:r>
      <w:r w:rsidR="00C45F05">
        <w:rPr>
          <w:lang w:val="en-GB"/>
        </w:rPr>
        <w:tab/>
      </w:r>
      <w:r w:rsidRPr="00924BB6">
        <w:rPr>
          <w:lang w:val="en-GB"/>
        </w:rPr>
        <w:t>//recommended</w:t>
      </w:r>
    </w:p>
    <w:p w14:paraId="16ACF8CF" w14:textId="77777777" w:rsidR="00924BB6" w:rsidRPr="00924BB6" w:rsidRDefault="00924BB6" w:rsidP="00924BB6">
      <w:pPr>
        <w:rPr>
          <w:lang w:val="en-GB"/>
        </w:rPr>
      </w:pPr>
      <w:r w:rsidRPr="00924BB6">
        <w:rPr>
          <w:lang w:val="en-GB"/>
        </w:rPr>
        <w:t xml:space="preserve">        string :person_programmer = "Kurt Schaefer";</w:t>
      </w:r>
      <w:r w:rsidR="00C45F05">
        <w:rPr>
          <w:lang w:val="en-GB"/>
        </w:rPr>
        <w:tab/>
      </w:r>
      <w:r w:rsidR="00C45F05">
        <w:rPr>
          <w:lang w:val="en-GB"/>
        </w:rPr>
        <w:tab/>
      </w:r>
      <w:r w:rsidR="00C45F05">
        <w:rPr>
          <w:lang w:val="en-GB"/>
        </w:rPr>
        <w:tab/>
      </w:r>
      <w:r w:rsidR="00C45F05">
        <w:rPr>
          <w:lang w:val="en-GB"/>
        </w:rPr>
        <w:tab/>
      </w:r>
      <w:r w:rsidRPr="00924BB6">
        <w:rPr>
          <w:lang w:val="en-GB"/>
        </w:rPr>
        <w:t xml:space="preserve">//recommended       </w:t>
      </w:r>
    </w:p>
    <w:p w14:paraId="04D1D34D" w14:textId="77777777" w:rsidR="00924BB6" w:rsidRPr="00924BB6" w:rsidRDefault="00924BB6" w:rsidP="00924BB6">
      <w:pPr>
        <w:rPr>
          <w:lang w:val="en-GB"/>
        </w:rPr>
      </w:pPr>
      <w:r w:rsidRPr="00924BB6">
        <w:rPr>
          <w:lang w:val="en-GB"/>
        </w:rPr>
        <w:t xml:space="preserve">        integer:seconds_sampling = 15;</w:t>
      </w:r>
      <w:r w:rsidR="00C45F05">
        <w:rPr>
          <w:lang w:val="en-GB"/>
        </w:rPr>
        <w:tab/>
      </w:r>
      <w:r w:rsidR="00C45F05">
        <w:rPr>
          <w:lang w:val="en-GB"/>
        </w:rPr>
        <w:tab/>
      </w:r>
      <w:r w:rsidR="00C45F05">
        <w:rPr>
          <w:lang w:val="en-GB"/>
        </w:rPr>
        <w:tab/>
      </w:r>
      <w:r w:rsidR="00C45F05">
        <w:rPr>
          <w:lang w:val="en-GB"/>
        </w:rPr>
        <w:tab/>
      </w:r>
      <w:r w:rsidR="00C45F05">
        <w:rPr>
          <w:lang w:val="en-GB"/>
        </w:rPr>
        <w:tab/>
      </w:r>
      <w:r w:rsidR="00C45F05">
        <w:rPr>
          <w:lang w:val="en-GB"/>
        </w:rPr>
        <w:tab/>
      </w:r>
      <w:r w:rsidRPr="00924BB6">
        <w:rPr>
          <w:lang w:val="en-GB"/>
        </w:rPr>
        <w:t xml:space="preserve">//recommended         </w:t>
      </w:r>
    </w:p>
    <w:p w14:paraId="00A3E9FF" w14:textId="77777777" w:rsidR="00924BB6" w:rsidRPr="00924BB6" w:rsidRDefault="00924BB6" w:rsidP="00924BB6">
      <w:pPr>
        <w:rPr>
          <w:lang w:val="en-GB"/>
        </w:rPr>
      </w:pPr>
      <w:r w:rsidRPr="00924BB6">
        <w:rPr>
          <w:lang w:val="en-GB"/>
        </w:rPr>
        <w:t xml:space="preserve">        integer:seconds_writingdata = 300;</w:t>
      </w:r>
      <w:r w:rsidR="00C45F05">
        <w:rPr>
          <w:lang w:val="en-GB"/>
        </w:rPr>
        <w:tab/>
      </w:r>
      <w:r w:rsidR="00C45F05">
        <w:rPr>
          <w:lang w:val="en-GB"/>
        </w:rPr>
        <w:tab/>
      </w:r>
      <w:r w:rsidR="00C45F05">
        <w:rPr>
          <w:lang w:val="en-GB"/>
        </w:rPr>
        <w:tab/>
      </w:r>
      <w:r w:rsidR="00C45F05">
        <w:rPr>
          <w:lang w:val="en-GB"/>
        </w:rPr>
        <w:tab/>
      </w:r>
      <w:r w:rsidR="00C45F05">
        <w:rPr>
          <w:lang w:val="en-GB"/>
        </w:rPr>
        <w:tab/>
      </w:r>
      <w:r w:rsidR="00C45F05">
        <w:rPr>
          <w:lang w:val="en-GB"/>
        </w:rPr>
        <w:tab/>
      </w:r>
      <w:r w:rsidRPr="00924BB6">
        <w:rPr>
          <w:lang w:val="en-GB"/>
        </w:rPr>
        <w:t xml:space="preserve">//recommended         </w:t>
      </w:r>
    </w:p>
    <w:p w14:paraId="2B5497E1" w14:textId="77777777" w:rsidR="00924BB6" w:rsidRPr="00924BB6" w:rsidRDefault="00924BB6" w:rsidP="00924BB6">
      <w:pPr>
        <w:rPr>
          <w:lang w:val="en-GB"/>
        </w:rPr>
      </w:pPr>
      <w:r w:rsidRPr="00924BB6">
        <w:rPr>
          <w:lang w:val="en-GB"/>
        </w:rPr>
        <w:t xml:space="preserve">        integer:seconds_sampling_highfreq = 100;</w:t>
      </w:r>
      <w:r w:rsidR="00C45F05">
        <w:rPr>
          <w:lang w:val="en-GB"/>
        </w:rPr>
        <w:tab/>
      </w:r>
      <w:r w:rsidR="00C45F05">
        <w:rPr>
          <w:lang w:val="en-GB"/>
        </w:rPr>
        <w:tab/>
      </w:r>
      <w:r w:rsidR="00C45F05">
        <w:rPr>
          <w:lang w:val="en-GB"/>
        </w:rPr>
        <w:tab/>
      </w:r>
      <w:r w:rsidR="00C45F05">
        <w:rPr>
          <w:lang w:val="en-GB"/>
        </w:rPr>
        <w:tab/>
      </w:r>
      <w:r w:rsidR="00C45F05">
        <w:rPr>
          <w:lang w:val="en-GB"/>
        </w:rPr>
        <w:tab/>
      </w:r>
      <w:r w:rsidRPr="00924BB6">
        <w:rPr>
          <w:lang w:val="en-GB"/>
        </w:rPr>
        <w:t xml:space="preserve">//optional        </w:t>
      </w:r>
    </w:p>
    <w:p w14:paraId="67536E13" w14:textId="77777777" w:rsidR="00924BB6" w:rsidRPr="00924BB6" w:rsidRDefault="00924BB6" w:rsidP="00924BB6">
      <w:pPr>
        <w:rPr>
          <w:lang w:val="en-GB"/>
        </w:rPr>
      </w:pPr>
      <w:r w:rsidRPr="00924BB6">
        <w:rPr>
          <w:lang w:val="en-GB"/>
        </w:rPr>
        <w:t xml:space="preserve">        }</w:t>
      </w:r>
    </w:p>
    <w:p w14:paraId="06B2C45B" w14:textId="77777777" w:rsidR="00924BB6" w:rsidRPr="00924BB6" w:rsidRDefault="00924BB6" w:rsidP="00924BB6">
      <w:pPr>
        <w:rPr>
          <w:lang w:val="en-GB"/>
        </w:rPr>
      </w:pPr>
    </w:p>
    <w:p w14:paraId="13239301" w14:textId="77777777" w:rsidR="00924BB6" w:rsidRPr="00924BB6" w:rsidRDefault="00924BB6" w:rsidP="00924BB6">
      <w:pPr>
        <w:rPr>
          <w:lang w:val="en-GB"/>
        </w:rPr>
      </w:pPr>
      <w:r w:rsidRPr="00924BB6">
        <w:rPr>
          <w:lang w:val="en-GB"/>
        </w:rPr>
        <w:t xml:space="preserve">      group: quality {</w:t>
      </w:r>
    </w:p>
    <w:p w14:paraId="56CB4CD4" w14:textId="77777777" w:rsidR="00924BB6" w:rsidRPr="00924BB6" w:rsidRDefault="00924BB6" w:rsidP="00924BB6">
      <w:pPr>
        <w:rPr>
          <w:lang w:val="en-GB"/>
        </w:rPr>
      </w:pPr>
      <w:r w:rsidRPr="00924BB6">
        <w:rPr>
          <w:lang w:val="en-GB"/>
        </w:rPr>
        <w:t xml:space="preserve">        string :found_problem = "no";</w:t>
      </w:r>
      <w:r w:rsidR="00C45F05">
        <w:rPr>
          <w:lang w:val="en-GB"/>
        </w:rPr>
        <w:tab/>
      </w:r>
      <w:r w:rsidR="00C45F05">
        <w:rPr>
          <w:lang w:val="en-GB"/>
        </w:rPr>
        <w:tab/>
      </w:r>
      <w:r w:rsidR="00C45F05">
        <w:rPr>
          <w:lang w:val="en-GB"/>
        </w:rPr>
        <w:tab/>
      </w:r>
      <w:r w:rsidR="00C45F05">
        <w:rPr>
          <w:lang w:val="en-GB"/>
        </w:rPr>
        <w:tab/>
      </w:r>
      <w:r w:rsidR="00C45F05">
        <w:rPr>
          <w:lang w:val="en-GB"/>
        </w:rPr>
        <w:tab/>
      </w:r>
      <w:r w:rsidR="00C45F05">
        <w:rPr>
          <w:lang w:val="en-GB"/>
        </w:rPr>
        <w:tab/>
      </w:r>
      <w:r w:rsidRPr="00924BB6">
        <w:rPr>
          <w:lang w:val="en-GB"/>
        </w:rPr>
        <w:t>//REQUIRED</w:t>
      </w:r>
    </w:p>
    <w:p w14:paraId="504F3516" w14:textId="77777777" w:rsidR="00924BB6" w:rsidRPr="00924BB6" w:rsidRDefault="00924BB6" w:rsidP="00924BB6">
      <w:pPr>
        <w:rPr>
          <w:lang w:val="en-GB"/>
        </w:rPr>
      </w:pPr>
      <w:r w:rsidRPr="00924BB6">
        <w:rPr>
          <w:lang w:val="en-GB"/>
        </w:rPr>
        <w:lastRenderedPageBreak/>
        <w:t xml:space="preserve">        string :person_qc = "Dan Fuller";</w:t>
      </w:r>
      <w:r w:rsidR="00C45F05">
        <w:rPr>
          <w:lang w:val="en-GB"/>
        </w:rPr>
        <w:tab/>
      </w:r>
      <w:r w:rsidR="00C45F05">
        <w:rPr>
          <w:lang w:val="en-GB"/>
        </w:rPr>
        <w:tab/>
      </w:r>
      <w:r w:rsidR="00C45F05">
        <w:rPr>
          <w:lang w:val="en-GB"/>
        </w:rPr>
        <w:tab/>
      </w:r>
      <w:r w:rsidR="00C45F05">
        <w:rPr>
          <w:lang w:val="en-GB"/>
        </w:rPr>
        <w:tab/>
      </w:r>
      <w:r w:rsidR="00C45F05">
        <w:rPr>
          <w:lang w:val="en-GB"/>
        </w:rPr>
        <w:tab/>
      </w:r>
      <w:r w:rsidR="00C45F05">
        <w:rPr>
          <w:lang w:val="en-GB"/>
        </w:rPr>
        <w:tab/>
      </w:r>
      <w:r w:rsidRPr="00924BB6">
        <w:rPr>
          <w:lang w:val="en-GB"/>
        </w:rPr>
        <w:t>//REQUIRED</w:t>
      </w:r>
    </w:p>
    <w:p w14:paraId="09B45F31" w14:textId="77777777" w:rsidR="00924BB6" w:rsidRPr="00924BB6" w:rsidRDefault="00924BB6" w:rsidP="00924BB6">
      <w:pPr>
        <w:rPr>
          <w:lang w:val="en-GB"/>
        </w:rPr>
      </w:pPr>
      <w:r w:rsidRPr="00924BB6">
        <w:rPr>
          <w:lang w:val="en-GB"/>
        </w:rPr>
        <w:t xml:space="preserve">        string :problem_affecteddates = "2008-10-02 to 2008-11-30";</w:t>
      </w:r>
      <w:r w:rsidR="00C45F05">
        <w:rPr>
          <w:lang w:val="en-GB"/>
        </w:rPr>
        <w:tab/>
      </w:r>
      <w:r w:rsidR="00C45F05">
        <w:rPr>
          <w:lang w:val="en-GB"/>
        </w:rPr>
        <w:tab/>
      </w:r>
      <w:r w:rsidRPr="00924BB6">
        <w:rPr>
          <w:lang w:val="en-GB"/>
        </w:rPr>
        <w:t xml:space="preserve">//recommended               </w:t>
      </w:r>
    </w:p>
    <w:p w14:paraId="67B4983D" w14:textId="77777777" w:rsidR="00924BB6" w:rsidRPr="00924BB6" w:rsidRDefault="00924BB6" w:rsidP="00924BB6">
      <w:pPr>
        <w:rPr>
          <w:lang w:val="en-GB"/>
        </w:rPr>
      </w:pPr>
      <w:r w:rsidRPr="00924BB6">
        <w:rPr>
          <w:lang w:val="en-GB"/>
        </w:rPr>
        <w:t xml:space="preserve">        string :problem_details = "Daily drift </w:t>
      </w:r>
      <w:r w:rsidR="00C45F05">
        <w:rPr>
          <w:lang w:val="en-GB"/>
        </w:rPr>
        <w:t>after sunset by 1.5 degC";</w:t>
      </w:r>
      <w:r w:rsidR="00C45F05">
        <w:rPr>
          <w:lang w:val="en-GB"/>
        </w:rPr>
        <w:tab/>
      </w:r>
      <w:r w:rsidR="00C45F05">
        <w:rPr>
          <w:lang w:val="en-GB"/>
        </w:rPr>
        <w:tab/>
      </w:r>
      <w:r w:rsidRPr="00924BB6">
        <w:rPr>
          <w:lang w:val="en-GB"/>
        </w:rPr>
        <w:t>//recommended</w:t>
      </w:r>
    </w:p>
    <w:p w14:paraId="16415A44" w14:textId="77777777" w:rsidR="00924BB6" w:rsidRPr="00924BB6" w:rsidRDefault="00924BB6" w:rsidP="00924BB6">
      <w:pPr>
        <w:rPr>
          <w:lang w:val="en-GB"/>
        </w:rPr>
      </w:pPr>
      <w:r w:rsidRPr="00924BB6">
        <w:rPr>
          <w:lang w:val="en-GB"/>
        </w:rPr>
        <w:t xml:space="preserve">        integer:problem_numof = 1;</w:t>
      </w:r>
      <w:r w:rsidR="00C45F05">
        <w:rPr>
          <w:lang w:val="en-GB"/>
        </w:rPr>
        <w:tab/>
      </w:r>
      <w:r w:rsidR="00C45F05">
        <w:rPr>
          <w:lang w:val="en-GB"/>
        </w:rPr>
        <w:tab/>
      </w:r>
      <w:r w:rsidR="00C45F05">
        <w:rPr>
          <w:lang w:val="en-GB"/>
        </w:rPr>
        <w:tab/>
      </w:r>
      <w:r w:rsidR="00C45F05">
        <w:rPr>
          <w:lang w:val="en-GB"/>
        </w:rPr>
        <w:tab/>
      </w:r>
      <w:r w:rsidR="00C45F05">
        <w:rPr>
          <w:lang w:val="en-GB"/>
        </w:rPr>
        <w:tab/>
      </w:r>
      <w:r w:rsidR="00C45F05">
        <w:rPr>
          <w:lang w:val="en-GB"/>
        </w:rPr>
        <w:tab/>
      </w:r>
      <w:r w:rsidRPr="00924BB6">
        <w:rPr>
          <w:lang w:val="en-GB"/>
        </w:rPr>
        <w:t xml:space="preserve">//recommended        </w:t>
      </w:r>
    </w:p>
    <w:p w14:paraId="6430B114" w14:textId="77777777" w:rsidR="00924BB6" w:rsidRPr="00924BB6" w:rsidRDefault="00924BB6" w:rsidP="00924BB6">
      <w:pPr>
        <w:rPr>
          <w:lang w:val="en-GB"/>
        </w:rPr>
      </w:pPr>
      <w:r w:rsidRPr="00924BB6">
        <w:rPr>
          <w:lang w:val="en-GB"/>
        </w:rPr>
        <w:t xml:space="preserve">        string :problem_summary = "Temperature sensor drift";</w:t>
      </w:r>
      <w:r w:rsidR="00C45F05">
        <w:rPr>
          <w:lang w:val="en-GB"/>
        </w:rPr>
        <w:tab/>
      </w:r>
      <w:r w:rsidR="00C45F05">
        <w:rPr>
          <w:lang w:val="en-GB"/>
        </w:rPr>
        <w:tab/>
      </w:r>
      <w:r w:rsidR="00C45F05">
        <w:rPr>
          <w:lang w:val="en-GB"/>
        </w:rPr>
        <w:tab/>
      </w:r>
      <w:r w:rsidRPr="00924BB6">
        <w:rPr>
          <w:lang w:val="en-GB"/>
        </w:rPr>
        <w:t xml:space="preserve">//recommended        </w:t>
      </w:r>
    </w:p>
    <w:p w14:paraId="3B0625F5" w14:textId="77777777" w:rsidR="00924BB6" w:rsidRPr="00924BB6" w:rsidRDefault="00924BB6" w:rsidP="00924BB6">
      <w:pPr>
        <w:rPr>
          <w:lang w:val="en-GB"/>
        </w:rPr>
      </w:pPr>
      <w:r w:rsidRPr="00924BB6">
        <w:rPr>
          <w:lang w:val="en-GB"/>
        </w:rPr>
        <w:t xml:space="preserve">        string :calibration_file = "URL to sensor calibration document";</w:t>
      </w:r>
      <w:r w:rsidR="00C45F05">
        <w:rPr>
          <w:lang w:val="en-GB"/>
        </w:rPr>
        <w:tab/>
      </w:r>
      <w:r w:rsidR="00C45F05">
        <w:rPr>
          <w:lang w:val="en-GB"/>
        </w:rPr>
        <w:tab/>
      </w:r>
      <w:r w:rsidRPr="00924BB6">
        <w:rPr>
          <w:lang w:val="en-GB"/>
        </w:rPr>
        <w:t xml:space="preserve">//optional           </w:t>
      </w:r>
    </w:p>
    <w:p w14:paraId="75EAEBBC" w14:textId="77777777" w:rsidR="00924BB6" w:rsidRPr="00924BB6" w:rsidRDefault="00924BB6" w:rsidP="00924BB6">
      <w:pPr>
        <w:rPr>
          <w:lang w:val="en-GB"/>
        </w:rPr>
      </w:pPr>
      <w:r w:rsidRPr="00924BB6">
        <w:rPr>
          <w:lang w:val="en-GB"/>
        </w:rPr>
        <w:t xml:space="preserve">        }     </w:t>
      </w:r>
    </w:p>
    <w:p w14:paraId="5062934B" w14:textId="77777777" w:rsidR="00924BB6" w:rsidRPr="00924BB6" w:rsidRDefault="00924BB6" w:rsidP="00924BB6">
      <w:pPr>
        <w:rPr>
          <w:lang w:val="en-GB"/>
        </w:rPr>
      </w:pPr>
    </w:p>
    <w:p w14:paraId="70B971CB" w14:textId="77777777" w:rsidR="00924BB6" w:rsidRPr="00924BB6" w:rsidRDefault="00924BB6" w:rsidP="00924BB6">
      <w:pPr>
        <w:rPr>
          <w:lang w:val="en-GB"/>
        </w:rPr>
      </w:pPr>
      <w:r w:rsidRPr="00924BB6">
        <w:rPr>
          <w:lang w:val="en-GB"/>
        </w:rPr>
        <w:t xml:space="preserve">      group: recovery {</w:t>
      </w:r>
    </w:p>
    <w:p w14:paraId="154F78E0" w14:textId="77777777" w:rsidR="00924BB6" w:rsidRPr="00924BB6" w:rsidRDefault="00924BB6" w:rsidP="00924BB6">
      <w:pPr>
        <w:rPr>
          <w:lang w:val="en-GB"/>
        </w:rPr>
      </w:pPr>
      <w:r w:rsidRPr="00924BB6">
        <w:rPr>
          <w:lang w:val="en-GB"/>
        </w:rPr>
        <w:t xml:space="preserve">        string :location_recapture = "San Pedro Channel";</w:t>
      </w:r>
      <w:r w:rsidR="00C45F05">
        <w:rPr>
          <w:lang w:val="en-GB"/>
        </w:rPr>
        <w:tab/>
      </w:r>
      <w:r w:rsidR="00C45F05">
        <w:rPr>
          <w:lang w:val="en-GB"/>
        </w:rPr>
        <w:tab/>
      </w:r>
      <w:r w:rsidR="00C45F05">
        <w:rPr>
          <w:lang w:val="en-GB"/>
        </w:rPr>
        <w:tab/>
      </w:r>
      <w:r w:rsidR="00C45F05">
        <w:rPr>
          <w:lang w:val="en-GB"/>
        </w:rPr>
        <w:tab/>
      </w:r>
      <w:r w:rsidRPr="00924BB6">
        <w:rPr>
          <w:lang w:val="en-GB"/>
        </w:rPr>
        <w:t>//recommended</w:t>
      </w:r>
    </w:p>
    <w:p w14:paraId="24DCF43B" w14:textId="77777777" w:rsidR="00924BB6" w:rsidRPr="00924BB6" w:rsidRDefault="00924BB6" w:rsidP="00924BB6">
      <w:pPr>
        <w:rPr>
          <w:lang w:val="en-GB"/>
        </w:rPr>
      </w:pPr>
      <w:r w:rsidRPr="00924BB6">
        <w:rPr>
          <w:lang w:val="en-GB"/>
        </w:rPr>
        <w:t xml:space="preserve">        string :method_recapture = "longline";</w:t>
      </w:r>
      <w:r w:rsidR="00C45F05">
        <w:rPr>
          <w:lang w:val="en-GB"/>
        </w:rPr>
        <w:tab/>
      </w:r>
      <w:r w:rsidR="00C45F05">
        <w:rPr>
          <w:lang w:val="en-GB"/>
        </w:rPr>
        <w:tab/>
      </w:r>
      <w:r w:rsidR="00C45F05">
        <w:rPr>
          <w:lang w:val="en-GB"/>
        </w:rPr>
        <w:tab/>
      </w:r>
      <w:r w:rsidR="00C45F05">
        <w:rPr>
          <w:lang w:val="en-GB"/>
        </w:rPr>
        <w:tab/>
      </w:r>
      <w:r w:rsidR="00C45F05">
        <w:rPr>
          <w:lang w:val="en-GB"/>
        </w:rPr>
        <w:tab/>
      </w:r>
      <w:r w:rsidRPr="00924BB6">
        <w:rPr>
          <w:lang w:val="en-GB"/>
        </w:rPr>
        <w:t>//recommended</w:t>
      </w:r>
    </w:p>
    <w:p w14:paraId="4B924084" w14:textId="77777777" w:rsidR="00924BB6" w:rsidRPr="00924BB6" w:rsidRDefault="00924BB6" w:rsidP="00924BB6">
      <w:pPr>
        <w:rPr>
          <w:lang w:val="en-GB"/>
        </w:rPr>
      </w:pPr>
      <w:r w:rsidRPr="00924BB6">
        <w:rPr>
          <w:lang w:val="en-GB"/>
        </w:rPr>
        <w:t xml:space="preserve">        string :person_recapture = "Kurt Schaefer";</w:t>
      </w:r>
      <w:r w:rsidR="00C45F05">
        <w:rPr>
          <w:lang w:val="en-GB"/>
        </w:rPr>
        <w:tab/>
      </w:r>
      <w:r w:rsidR="00C45F05">
        <w:rPr>
          <w:lang w:val="en-GB"/>
        </w:rPr>
        <w:tab/>
      </w:r>
      <w:r w:rsidR="00C45F05">
        <w:rPr>
          <w:lang w:val="en-GB"/>
        </w:rPr>
        <w:tab/>
      </w:r>
      <w:r w:rsidR="00C45F05">
        <w:rPr>
          <w:lang w:val="en-GB"/>
        </w:rPr>
        <w:tab/>
      </w:r>
      <w:r w:rsidR="00C45F05">
        <w:rPr>
          <w:lang w:val="en-GB"/>
        </w:rPr>
        <w:tab/>
      </w:r>
      <w:r w:rsidRPr="00924BB6">
        <w:rPr>
          <w:lang w:val="en-GB"/>
        </w:rPr>
        <w:t xml:space="preserve">//recommended        </w:t>
      </w:r>
    </w:p>
    <w:p w14:paraId="44C1F3ED" w14:textId="77777777" w:rsidR="00924BB6" w:rsidRPr="00924BB6" w:rsidRDefault="00924BB6" w:rsidP="00924BB6">
      <w:pPr>
        <w:rPr>
          <w:lang w:val="en-GB"/>
        </w:rPr>
      </w:pPr>
      <w:r w:rsidRPr="00924BB6">
        <w:rPr>
          <w:lang w:val="en-GB"/>
        </w:rPr>
        <w:t xml:space="preserve">        string :baitlure_recapture = "sardine";</w:t>
      </w:r>
      <w:r w:rsidR="00C45F05">
        <w:rPr>
          <w:lang w:val="en-GB"/>
        </w:rPr>
        <w:tab/>
      </w:r>
      <w:r w:rsidR="00C45F05">
        <w:rPr>
          <w:lang w:val="en-GB"/>
        </w:rPr>
        <w:tab/>
      </w:r>
      <w:r w:rsidR="00C45F05">
        <w:rPr>
          <w:lang w:val="en-GB"/>
        </w:rPr>
        <w:tab/>
      </w:r>
      <w:r w:rsidR="00C45F05">
        <w:rPr>
          <w:lang w:val="en-GB"/>
        </w:rPr>
        <w:tab/>
      </w:r>
      <w:r w:rsidR="00C45F05">
        <w:rPr>
          <w:lang w:val="en-GB"/>
        </w:rPr>
        <w:tab/>
      </w:r>
      <w:r w:rsidRPr="00924BB6">
        <w:rPr>
          <w:lang w:val="en-GB"/>
        </w:rPr>
        <w:t>//optional</w:t>
      </w:r>
    </w:p>
    <w:p w14:paraId="5FB79B1F" w14:textId="77777777" w:rsidR="00924BB6" w:rsidRPr="00924BB6" w:rsidRDefault="00924BB6" w:rsidP="00924BB6">
      <w:pPr>
        <w:rPr>
          <w:lang w:val="en-GB"/>
        </w:rPr>
      </w:pPr>
      <w:r w:rsidRPr="00924BB6">
        <w:rPr>
          <w:lang w:val="en-GB"/>
        </w:rPr>
        <w:t xml:space="preserve">        string :cruise_recapture = "Spurs3";</w:t>
      </w:r>
      <w:r w:rsidR="00C45F05">
        <w:rPr>
          <w:lang w:val="en-GB"/>
        </w:rPr>
        <w:tab/>
      </w:r>
      <w:r w:rsidR="00C45F05">
        <w:rPr>
          <w:lang w:val="en-GB"/>
        </w:rPr>
        <w:tab/>
      </w:r>
      <w:r w:rsidR="00C45F05">
        <w:rPr>
          <w:lang w:val="en-GB"/>
        </w:rPr>
        <w:tab/>
      </w:r>
      <w:r w:rsidR="00C45F05">
        <w:rPr>
          <w:lang w:val="en-GB"/>
        </w:rPr>
        <w:tab/>
      </w:r>
      <w:r w:rsidR="00C45F05">
        <w:rPr>
          <w:lang w:val="en-GB"/>
        </w:rPr>
        <w:tab/>
      </w:r>
      <w:r w:rsidR="00C45F05">
        <w:rPr>
          <w:lang w:val="en-GB"/>
        </w:rPr>
        <w:tab/>
      </w:r>
      <w:r w:rsidRPr="00924BB6">
        <w:rPr>
          <w:lang w:val="en-GB"/>
        </w:rPr>
        <w:t xml:space="preserve">//optional       </w:t>
      </w:r>
    </w:p>
    <w:p w14:paraId="21C6CDCE" w14:textId="77777777" w:rsidR="00924BB6" w:rsidRPr="00924BB6" w:rsidRDefault="00924BB6" w:rsidP="00924BB6">
      <w:pPr>
        <w:rPr>
          <w:lang w:val="en-GB"/>
        </w:rPr>
      </w:pPr>
      <w:r w:rsidRPr="00924BB6">
        <w:rPr>
          <w:lang w:val="en-GB"/>
        </w:rPr>
        <w:t xml:space="preserve">        double :depth_m_recapture = 10.0f;</w:t>
      </w:r>
      <w:r w:rsidR="00C45F05">
        <w:rPr>
          <w:lang w:val="en-GB"/>
        </w:rPr>
        <w:tab/>
      </w:r>
      <w:r w:rsidR="00C45F05">
        <w:rPr>
          <w:lang w:val="en-GB"/>
        </w:rPr>
        <w:tab/>
      </w:r>
      <w:r w:rsidR="00C45F05">
        <w:rPr>
          <w:lang w:val="en-GB"/>
        </w:rPr>
        <w:tab/>
      </w:r>
      <w:r w:rsidR="00C45F05">
        <w:rPr>
          <w:lang w:val="en-GB"/>
        </w:rPr>
        <w:tab/>
      </w:r>
      <w:r w:rsidR="00C45F05">
        <w:rPr>
          <w:lang w:val="en-GB"/>
        </w:rPr>
        <w:tab/>
      </w:r>
      <w:r w:rsidRPr="00924BB6">
        <w:rPr>
          <w:lang w:val="en-GB"/>
        </w:rPr>
        <w:t xml:space="preserve">//optional       </w:t>
      </w:r>
    </w:p>
    <w:p w14:paraId="62D20DA2" w14:textId="77777777" w:rsidR="00924BB6" w:rsidRPr="00924BB6" w:rsidRDefault="00924BB6" w:rsidP="00924BB6">
      <w:pPr>
        <w:rPr>
          <w:lang w:val="en-GB"/>
        </w:rPr>
      </w:pPr>
      <w:r w:rsidRPr="00924BB6">
        <w:rPr>
          <w:lang w:val="en-GB"/>
        </w:rPr>
        <w:t xml:space="preserve">        string :flag_recapture = "Chile";</w:t>
      </w:r>
      <w:r w:rsidR="00C45F05">
        <w:rPr>
          <w:lang w:val="en-GB"/>
        </w:rPr>
        <w:tab/>
      </w:r>
      <w:r w:rsidR="00C45F05">
        <w:rPr>
          <w:lang w:val="en-GB"/>
        </w:rPr>
        <w:tab/>
      </w:r>
      <w:r w:rsidR="00C45F05">
        <w:rPr>
          <w:lang w:val="en-GB"/>
        </w:rPr>
        <w:tab/>
      </w:r>
      <w:r w:rsidR="00C45F05">
        <w:rPr>
          <w:lang w:val="en-GB"/>
        </w:rPr>
        <w:tab/>
      </w:r>
      <w:r w:rsidR="00C45F05">
        <w:rPr>
          <w:lang w:val="en-GB"/>
        </w:rPr>
        <w:tab/>
      </w:r>
      <w:r w:rsidR="00C45F05">
        <w:rPr>
          <w:lang w:val="en-GB"/>
        </w:rPr>
        <w:tab/>
      </w:r>
      <w:r w:rsidRPr="00924BB6">
        <w:rPr>
          <w:lang w:val="en-GB"/>
        </w:rPr>
        <w:t xml:space="preserve">//optional        </w:t>
      </w:r>
    </w:p>
    <w:p w14:paraId="2F61E9BA" w14:textId="77777777" w:rsidR="00924BB6" w:rsidRPr="00924BB6" w:rsidRDefault="00924BB6" w:rsidP="00924BB6">
      <w:pPr>
        <w:rPr>
          <w:lang w:val="en-GB"/>
        </w:rPr>
      </w:pPr>
      <w:r w:rsidRPr="00924BB6">
        <w:rPr>
          <w:lang w:val="en-GB"/>
        </w:rPr>
        <w:t xml:space="preserve">        string :hook_recapture = "18/0 Circle";</w:t>
      </w:r>
      <w:r w:rsidR="00C45F05">
        <w:rPr>
          <w:lang w:val="en-GB"/>
        </w:rPr>
        <w:tab/>
      </w:r>
      <w:r w:rsidR="00C45F05">
        <w:rPr>
          <w:lang w:val="en-GB"/>
        </w:rPr>
        <w:tab/>
      </w:r>
      <w:r w:rsidR="00C45F05">
        <w:rPr>
          <w:lang w:val="en-GB"/>
        </w:rPr>
        <w:tab/>
      </w:r>
      <w:r w:rsidR="00C45F05">
        <w:rPr>
          <w:lang w:val="en-GB"/>
        </w:rPr>
        <w:tab/>
      </w:r>
      <w:r w:rsidR="00C45F05">
        <w:rPr>
          <w:lang w:val="en-GB"/>
        </w:rPr>
        <w:tab/>
      </w:r>
      <w:r w:rsidRPr="00924BB6">
        <w:rPr>
          <w:lang w:val="en-GB"/>
        </w:rPr>
        <w:t>//optional</w:t>
      </w:r>
    </w:p>
    <w:p w14:paraId="5A50514C" w14:textId="77777777" w:rsidR="00924BB6" w:rsidRPr="00924BB6" w:rsidRDefault="00924BB6" w:rsidP="00924BB6">
      <w:pPr>
        <w:rPr>
          <w:lang w:val="en-GB"/>
        </w:rPr>
      </w:pPr>
      <w:r w:rsidRPr="00924BB6">
        <w:rPr>
          <w:lang w:val="en-GB"/>
        </w:rPr>
        <w:t xml:space="preserve">        string :person_tagger_recapture = "Kurt Schaefer";</w:t>
      </w:r>
      <w:r w:rsidR="00C45F05">
        <w:rPr>
          <w:lang w:val="en-GB"/>
        </w:rPr>
        <w:tab/>
      </w:r>
      <w:r w:rsidR="00C45F05">
        <w:rPr>
          <w:lang w:val="en-GB"/>
        </w:rPr>
        <w:tab/>
      </w:r>
      <w:r w:rsidR="00C45F05">
        <w:rPr>
          <w:lang w:val="en-GB"/>
        </w:rPr>
        <w:tab/>
      </w:r>
      <w:r w:rsidR="00C45F05">
        <w:rPr>
          <w:lang w:val="en-GB"/>
        </w:rPr>
        <w:tab/>
      </w:r>
      <w:r w:rsidRPr="00924BB6">
        <w:rPr>
          <w:lang w:val="en-GB"/>
        </w:rPr>
        <w:t xml:space="preserve">//optional        </w:t>
      </w:r>
    </w:p>
    <w:p w14:paraId="564BAA73" w14:textId="77777777" w:rsidR="00924BB6" w:rsidRPr="00924BB6" w:rsidRDefault="00924BB6" w:rsidP="00924BB6">
      <w:pPr>
        <w:rPr>
          <w:lang w:val="en-GB"/>
        </w:rPr>
      </w:pPr>
      <w:r w:rsidRPr="00924BB6">
        <w:rPr>
          <w:lang w:val="en-GB"/>
        </w:rPr>
        <w:t xml:space="preserve">        string :retagged_recapture = "Hallprint PAR007007";</w:t>
      </w:r>
      <w:r w:rsidR="00C45F05">
        <w:rPr>
          <w:lang w:val="en-GB"/>
        </w:rPr>
        <w:tab/>
      </w:r>
      <w:r w:rsidR="00C45F05">
        <w:rPr>
          <w:lang w:val="en-GB"/>
        </w:rPr>
        <w:tab/>
      </w:r>
      <w:r w:rsidR="00C45F05">
        <w:rPr>
          <w:lang w:val="en-GB"/>
        </w:rPr>
        <w:tab/>
      </w:r>
      <w:r w:rsidRPr="00924BB6">
        <w:rPr>
          <w:lang w:val="en-GB"/>
        </w:rPr>
        <w:t xml:space="preserve">//optional          </w:t>
      </w:r>
    </w:p>
    <w:p w14:paraId="2FD6CF73" w14:textId="77777777" w:rsidR="00924BB6" w:rsidRPr="00924BB6" w:rsidRDefault="00924BB6" w:rsidP="00924BB6">
      <w:pPr>
        <w:rPr>
          <w:lang w:val="en-GB"/>
        </w:rPr>
      </w:pPr>
      <w:r w:rsidRPr="00924BB6">
        <w:rPr>
          <w:lang w:val="en-GB"/>
        </w:rPr>
        <w:t xml:space="preserve">        string :school_recapture = "FAD";</w:t>
      </w:r>
      <w:r w:rsidR="00C45F05">
        <w:rPr>
          <w:lang w:val="en-GB"/>
        </w:rPr>
        <w:tab/>
      </w:r>
      <w:r w:rsidR="00C45F05">
        <w:rPr>
          <w:lang w:val="en-GB"/>
        </w:rPr>
        <w:tab/>
      </w:r>
      <w:r w:rsidR="00C45F05">
        <w:rPr>
          <w:lang w:val="en-GB"/>
        </w:rPr>
        <w:tab/>
      </w:r>
      <w:r w:rsidR="00C45F05">
        <w:rPr>
          <w:lang w:val="en-GB"/>
        </w:rPr>
        <w:tab/>
      </w:r>
      <w:r w:rsidR="00C45F05">
        <w:rPr>
          <w:lang w:val="en-GB"/>
        </w:rPr>
        <w:tab/>
      </w:r>
      <w:r w:rsidR="00C45F05">
        <w:rPr>
          <w:lang w:val="en-GB"/>
        </w:rPr>
        <w:tab/>
      </w:r>
      <w:r w:rsidRPr="00924BB6">
        <w:rPr>
          <w:lang w:val="en-GB"/>
        </w:rPr>
        <w:t xml:space="preserve">//optional        </w:t>
      </w:r>
    </w:p>
    <w:p w14:paraId="5EE1482A" w14:textId="77777777" w:rsidR="00924BB6" w:rsidRPr="00924BB6" w:rsidRDefault="00924BB6" w:rsidP="00924BB6">
      <w:pPr>
        <w:rPr>
          <w:lang w:val="en-GB"/>
        </w:rPr>
      </w:pPr>
      <w:r w:rsidRPr="00924BB6">
        <w:rPr>
          <w:lang w:val="en-GB"/>
        </w:rPr>
        <w:t xml:space="preserve">        string :seastate_recapture = "calm";</w:t>
      </w:r>
      <w:r w:rsidR="00C45F05">
        <w:rPr>
          <w:lang w:val="en-GB"/>
        </w:rPr>
        <w:tab/>
      </w:r>
      <w:r w:rsidR="00C45F05">
        <w:rPr>
          <w:lang w:val="en-GB"/>
        </w:rPr>
        <w:tab/>
      </w:r>
      <w:r w:rsidR="00C45F05">
        <w:rPr>
          <w:lang w:val="en-GB"/>
        </w:rPr>
        <w:tab/>
      </w:r>
      <w:r w:rsidR="00C45F05">
        <w:rPr>
          <w:lang w:val="en-GB"/>
        </w:rPr>
        <w:tab/>
      </w:r>
      <w:r w:rsidR="00C45F05">
        <w:rPr>
          <w:lang w:val="en-GB"/>
        </w:rPr>
        <w:tab/>
      </w:r>
      <w:r w:rsidRPr="00924BB6">
        <w:rPr>
          <w:lang w:val="en-GB"/>
        </w:rPr>
        <w:t xml:space="preserve">//optional        </w:t>
      </w:r>
    </w:p>
    <w:p w14:paraId="039A67DA" w14:textId="77777777" w:rsidR="00924BB6" w:rsidRPr="00924BB6" w:rsidRDefault="00924BB6" w:rsidP="00924BB6">
      <w:pPr>
        <w:rPr>
          <w:lang w:val="en-GB"/>
        </w:rPr>
      </w:pPr>
      <w:r w:rsidRPr="00924BB6">
        <w:rPr>
          <w:lang w:val="en-GB"/>
        </w:rPr>
        <w:t xml:space="preserve">        string :set_float_recapture = "160";</w:t>
      </w:r>
      <w:r w:rsidR="00C45F05">
        <w:rPr>
          <w:lang w:val="en-GB"/>
        </w:rPr>
        <w:tab/>
      </w:r>
      <w:r w:rsidR="00C45F05">
        <w:rPr>
          <w:lang w:val="en-GB"/>
        </w:rPr>
        <w:tab/>
      </w:r>
      <w:r w:rsidR="00C45F05">
        <w:rPr>
          <w:lang w:val="en-GB"/>
        </w:rPr>
        <w:tab/>
      </w:r>
      <w:r w:rsidR="00C45F05">
        <w:rPr>
          <w:lang w:val="en-GB"/>
        </w:rPr>
        <w:tab/>
      </w:r>
      <w:r w:rsidR="00C45F05">
        <w:rPr>
          <w:lang w:val="en-GB"/>
        </w:rPr>
        <w:tab/>
      </w:r>
      <w:r w:rsidR="00C45F05">
        <w:rPr>
          <w:lang w:val="en-GB"/>
        </w:rPr>
        <w:tab/>
      </w:r>
      <w:r w:rsidRPr="00924BB6">
        <w:rPr>
          <w:lang w:val="en-GB"/>
        </w:rPr>
        <w:t xml:space="preserve">//optional        </w:t>
      </w:r>
    </w:p>
    <w:p w14:paraId="558EBB95" w14:textId="77777777" w:rsidR="00924BB6" w:rsidRPr="00924BB6" w:rsidRDefault="00924BB6" w:rsidP="00924BB6">
      <w:pPr>
        <w:rPr>
          <w:lang w:val="en-GB"/>
        </w:rPr>
      </w:pPr>
      <w:r w:rsidRPr="00924BB6">
        <w:rPr>
          <w:lang w:val="en-GB"/>
        </w:rPr>
        <w:t xml:space="preserve">        string :station_recapture = "TAO-12";</w:t>
      </w:r>
      <w:r w:rsidR="00C45F05">
        <w:rPr>
          <w:lang w:val="en-GB"/>
        </w:rPr>
        <w:tab/>
      </w:r>
      <w:r w:rsidR="00C45F05">
        <w:rPr>
          <w:lang w:val="en-GB"/>
        </w:rPr>
        <w:tab/>
      </w:r>
      <w:r w:rsidR="00C45F05">
        <w:rPr>
          <w:lang w:val="en-GB"/>
        </w:rPr>
        <w:tab/>
      </w:r>
      <w:r w:rsidR="00C45F05">
        <w:rPr>
          <w:lang w:val="en-GB"/>
        </w:rPr>
        <w:tab/>
      </w:r>
      <w:r w:rsidR="00C45F05">
        <w:rPr>
          <w:lang w:val="en-GB"/>
        </w:rPr>
        <w:tab/>
      </w:r>
      <w:r w:rsidRPr="00924BB6">
        <w:rPr>
          <w:lang w:val="en-GB"/>
        </w:rPr>
        <w:t xml:space="preserve">//optional        </w:t>
      </w:r>
    </w:p>
    <w:p w14:paraId="5FBF3578" w14:textId="77777777" w:rsidR="00924BB6" w:rsidRPr="00924BB6" w:rsidRDefault="00924BB6" w:rsidP="00924BB6">
      <w:pPr>
        <w:rPr>
          <w:lang w:val="en-GB"/>
        </w:rPr>
      </w:pPr>
      <w:r w:rsidRPr="00924BB6">
        <w:rPr>
          <w:lang w:val="en-GB"/>
        </w:rPr>
        <w:t xml:space="preserve">        double :temp_degC_recapture = 12.6f;</w:t>
      </w:r>
      <w:r w:rsidR="00C45F05">
        <w:rPr>
          <w:lang w:val="en-GB"/>
        </w:rPr>
        <w:tab/>
      </w:r>
      <w:r w:rsidR="00C45F05">
        <w:rPr>
          <w:lang w:val="en-GB"/>
        </w:rPr>
        <w:tab/>
      </w:r>
      <w:r w:rsidR="00C45F05">
        <w:rPr>
          <w:lang w:val="en-GB"/>
        </w:rPr>
        <w:tab/>
      </w:r>
      <w:r w:rsidR="00C45F05">
        <w:rPr>
          <w:lang w:val="en-GB"/>
        </w:rPr>
        <w:tab/>
      </w:r>
      <w:r w:rsidR="00C45F05">
        <w:rPr>
          <w:lang w:val="en-GB"/>
        </w:rPr>
        <w:tab/>
      </w:r>
      <w:r w:rsidRPr="00924BB6">
        <w:rPr>
          <w:lang w:val="en-GB"/>
        </w:rPr>
        <w:t xml:space="preserve">//optional         </w:t>
      </w:r>
    </w:p>
    <w:p w14:paraId="45731D7A" w14:textId="77777777" w:rsidR="00924BB6" w:rsidRPr="00924BB6" w:rsidRDefault="00924BB6" w:rsidP="00924BB6">
      <w:pPr>
        <w:rPr>
          <w:lang w:val="en-GB"/>
        </w:rPr>
      </w:pPr>
      <w:r w:rsidRPr="00924BB6">
        <w:rPr>
          <w:lang w:val="en-GB"/>
        </w:rPr>
        <w:t xml:space="preserve">        string :vessel_recapture = "R/V Gamboa";</w:t>
      </w:r>
      <w:r w:rsidR="00C45F05">
        <w:rPr>
          <w:lang w:val="en-GB"/>
        </w:rPr>
        <w:tab/>
      </w:r>
      <w:r w:rsidR="00C45F05">
        <w:rPr>
          <w:lang w:val="en-GB"/>
        </w:rPr>
        <w:tab/>
      </w:r>
      <w:r w:rsidR="00C45F05">
        <w:rPr>
          <w:lang w:val="en-GB"/>
        </w:rPr>
        <w:tab/>
      </w:r>
      <w:r w:rsidR="00C45F05">
        <w:rPr>
          <w:lang w:val="en-GB"/>
        </w:rPr>
        <w:tab/>
      </w:r>
      <w:r w:rsidR="00C45F05">
        <w:rPr>
          <w:lang w:val="en-GB"/>
        </w:rPr>
        <w:tab/>
      </w:r>
      <w:r w:rsidRPr="00924BB6">
        <w:rPr>
          <w:lang w:val="en-GB"/>
        </w:rPr>
        <w:t>//optional</w:t>
      </w:r>
    </w:p>
    <w:p w14:paraId="6C3EA5D6" w14:textId="77777777" w:rsidR="00924BB6" w:rsidRPr="00924BB6" w:rsidRDefault="00924BB6" w:rsidP="00924BB6">
      <w:pPr>
        <w:rPr>
          <w:lang w:val="en-GB"/>
        </w:rPr>
      </w:pPr>
      <w:r w:rsidRPr="00924BB6">
        <w:rPr>
          <w:lang w:val="en-GB"/>
        </w:rPr>
        <w:t xml:space="preserve">        double :wind_knots_recapture = 6f;</w:t>
      </w:r>
      <w:r w:rsidR="00C45F05">
        <w:rPr>
          <w:lang w:val="en-GB"/>
        </w:rPr>
        <w:tab/>
      </w:r>
      <w:r w:rsidR="00C45F05">
        <w:rPr>
          <w:lang w:val="en-GB"/>
        </w:rPr>
        <w:tab/>
      </w:r>
      <w:r w:rsidR="00C45F05">
        <w:rPr>
          <w:lang w:val="en-GB"/>
        </w:rPr>
        <w:tab/>
      </w:r>
      <w:r w:rsidR="00C45F05">
        <w:rPr>
          <w:lang w:val="en-GB"/>
        </w:rPr>
        <w:tab/>
      </w:r>
      <w:r w:rsidR="00C45F05">
        <w:rPr>
          <w:lang w:val="en-GB"/>
        </w:rPr>
        <w:tab/>
      </w:r>
      <w:r w:rsidR="00C45F05">
        <w:rPr>
          <w:lang w:val="en-GB"/>
        </w:rPr>
        <w:tab/>
      </w:r>
      <w:r w:rsidRPr="00924BB6">
        <w:rPr>
          <w:lang w:val="en-GB"/>
        </w:rPr>
        <w:t>//optional</w:t>
      </w:r>
    </w:p>
    <w:p w14:paraId="3A6CFEC0" w14:textId="77777777" w:rsidR="00924BB6" w:rsidRPr="00924BB6" w:rsidRDefault="00924BB6" w:rsidP="00924BB6">
      <w:pPr>
        <w:rPr>
          <w:lang w:val="en-GB"/>
        </w:rPr>
      </w:pPr>
      <w:r w:rsidRPr="00924BB6">
        <w:rPr>
          <w:lang w:val="en-GB"/>
        </w:rPr>
        <w:t xml:space="preserve">        }</w:t>
      </w:r>
    </w:p>
    <w:p w14:paraId="0275D6E8" w14:textId="77777777" w:rsidR="00924BB6" w:rsidRPr="00924BB6" w:rsidRDefault="00924BB6" w:rsidP="00924BB6">
      <w:pPr>
        <w:rPr>
          <w:lang w:val="en-GB"/>
        </w:rPr>
      </w:pPr>
    </w:p>
    <w:p w14:paraId="7DC23CDF" w14:textId="77777777" w:rsidR="00924BB6" w:rsidRPr="00924BB6" w:rsidRDefault="00924BB6" w:rsidP="00924BB6">
      <w:pPr>
        <w:rPr>
          <w:lang w:val="en-GB"/>
        </w:rPr>
      </w:pPr>
      <w:r w:rsidRPr="00924BB6">
        <w:rPr>
          <w:lang w:val="en-GB"/>
        </w:rPr>
        <w:t xml:space="preserve">      group: waypoints {</w:t>
      </w:r>
    </w:p>
    <w:p w14:paraId="1FA638DE" w14:textId="77777777" w:rsidR="00924BB6" w:rsidRPr="00924BB6" w:rsidRDefault="00924BB6" w:rsidP="00924BB6">
      <w:pPr>
        <w:rPr>
          <w:lang w:val="en-GB"/>
        </w:rPr>
      </w:pPr>
      <w:r w:rsidRPr="00924BB6">
        <w:rPr>
          <w:lang w:val="en-GB"/>
        </w:rPr>
        <w:t xml:space="preserve">        string :waypoints_source = "modeled";</w:t>
      </w:r>
      <w:r w:rsidR="00C45F05">
        <w:rPr>
          <w:lang w:val="en-GB"/>
        </w:rPr>
        <w:tab/>
      </w:r>
      <w:r w:rsidR="00C45F05">
        <w:rPr>
          <w:lang w:val="en-GB"/>
        </w:rPr>
        <w:tab/>
      </w:r>
      <w:r w:rsidR="00C45F05">
        <w:rPr>
          <w:lang w:val="en-GB"/>
        </w:rPr>
        <w:tab/>
      </w:r>
      <w:r w:rsidR="00C45F05">
        <w:rPr>
          <w:lang w:val="en-GB"/>
        </w:rPr>
        <w:tab/>
      </w:r>
      <w:r w:rsidR="00C45F05">
        <w:rPr>
          <w:lang w:val="en-GB"/>
        </w:rPr>
        <w:tab/>
      </w:r>
      <w:r w:rsidRPr="00924BB6">
        <w:rPr>
          <w:lang w:val="en-GB"/>
        </w:rPr>
        <w:t>//REQUIRED</w:t>
      </w:r>
    </w:p>
    <w:p w14:paraId="46E05ECF" w14:textId="77777777" w:rsidR="00924BB6" w:rsidRPr="00924BB6" w:rsidRDefault="00924BB6" w:rsidP="00924BB6">
      <w:pPr>
        <w:rPr>
          <w:lang w:val="en-GB"/>
        </w:rPr>
      </w:pPr>
      <w:r w:rsidRPr="00924BB6">
        <w:rPr>
          <w:lang w:val="en-GB"/>
        </w:rPr>
        <w:t xml:space="preserve">        string :waypoints_method = "ukfsst"; </w:t>
      </w:r>
      <w:r w:rsidR="00C45F05">
        <w:rPr>
          <w:lang w:val="en-GB"/>
        </w:rPr>
        <w:tab/>
      </w:r>
      <w:r w:rsidR="00C45F05">
        <w:rPr>
          <w:lang w:val="en-GB"/>
        </w:rPr>
        <w:tab/>
      </w:r>
      <w:r w:rsidR="00C45F05">
        <w:rPr>
          <w:lang w:val="en-GB"/>
        </w:rPr>
        <w:tab/>
      </w:r>
      <w:r w:rsidR="00C45F05">
        <w:rPr>
          <w:lang w:val="en-GB"/>
        </w:rPr>
        <w:tab/>
      </w:r>
      <w:r w:rsidR="00C45F05">
        <w:rPr>
          <w:lang w:val="en-GB"/>
        </w:rPr>
        <w:tab/>
      </w:r>
      <w:r w:rsidRPr="00924BB6">
        <w:rPr>
          <w:lang w:val="en-GB"/>
        </w:rPr>
        <w:t>//recommended</w:t>
      </w:r>
    </w:p>
    <w:p w14:paraId="28A213F3" w14:textId="77777777" w:rsidR="00924BB6" w:rsidRPr="00924BB6" w:rsidRDefault="00924BB6" w:rsidP="00924BB6">
      <w:pPr>
        <w:rPr>
          <w:lang w:val="en-GB"/>
        </w:rPr>
      </w:pPr>
      <w:r w:rsidRPr="00924BB6">
        <w:rPr>
          <w:lang w:val="en-GB"/>
        </w:rPr>
        <w:t xml:space="preserve">        string :geolocation_parameters = "diffusion_coefficien:0.3, MUR-SST"</w:t>
      </w:r>
      <w:r w:rsidR="004271E5">
        <w:rPr>
          <w:lang w:val="en-GB"/>
        </w:rPr>
        <w:t>;</w:t>
      </w:r>
      <w:r w:rsidR="00C45F05">
        <w:rPr>
          <w:lang w:val="en-GB"/>
        </w:rPr>
        <w:tab/>
      </w:r>
      <w:r w:rsidRPr="00924BB6">
        <w:rPr>
          <w:lang w:val="en-GB"/>
        </w:rPr>
        <w:t xml:space="preserve">//recommended        </w:t>
      </w:r>
    </w:p>
    <w:p w14:paraId="6CE42891" w14:textId="134B5E88" w:rsidR="00924BB6" w:rsidRPr="00924BB6" w:rsidRDefault="00924BB6" w:rsidP="00924BB6">
      <w:pPr>
        <w:rPr>
          <w:lang w:val="en-GB"/>
        </w:rPr>
      </w:pPr>
      <w:r w:rsidRPr="00924BB6">
        <w:rPr>
          <w:lang w:val="en-GB"/>
        </w:rPr>
        <w:t xml:space="preserve">        string :interpolation_method = "</w:t>
      </w:r>
      <w:r w:rsidR="0040750F">
        <w:rPr>
          <w:lang w:val="en-GB"/>
        </w:rPr>
        <w:t>crawl</w:t>
      </w:r>
      <w:r w:rsidRPr="00924BB6">
        <w:rPr>
          <w:lang w:val="en-GB"/>
        </w:rPr>
        <w:t>"</w:t>
      </w:r>
      <w:r w:rsidR="00C45F05">
        <w:rPr>
          <w:lang w:val="en-GB"/>
        </w:rPr>
        <w:t>;</w:t>
      </w:r>
      <w:r w:rsidRPr="00924BB6">
        <w:rPr>
          <w:lang w:val="en-GB"/>
        </w:rPr>
        <w:t xml:space="preserve"> </w:t>
      </w:r>
      <w:r w:rsidR="00C45F05">
        <w:rPr>
          <w:lang w:val="en-GB"/>
        </w:rPr>
        <w:tab/>
      </w:r>
      <w:r w:rsidR="00C45F05">
        <w:rPr>
          <w:lang w:val="en-GB"/>
        </w:rPr>
        <w:tab/>
      </w:r>
      <w:r w:rsidR="00C45F05">
        <w:rPr>
          <w:lang w:val="en-GB"/>
        </w:rPr>
        <w:tab/>
      </w:r>
      <w:r w:rsidR="00C45F05">
        <w:rPr>
          <w:lang w:val="en-GB"/>
        </w:rPr>
        <w:tab/>
      </w:r>
      <w:r w:rsidR="00C45F05">
        <w:rPr>
          <w:lang w:val="en-GB"/>
        </w:rPr>
        <w:tab/>
      </w:r>
      <w:r w:rsidRPr="00924BB6">
        <w:rPr>
          <w:lang w:val="en-GB"/>
        </w:rPr>
        <w:t xml:space="preserve">//recommended        </w:t>
      </w:r>
    </w:p>
    <w:p w14:paraId="07F533F9" w14:textId="77777777" w:rsidR="00924BB6" w:rsidRPr="00924BB6" w:rsidRDefault="00924BB6" w:rsidP="00924BB6">
      <w:pPr>
        <w:rPr>
          <w:lang w:val="en-GB"/>
        </w:rPr>
      </w:pPr>
      <w:r w:rsidRPr="00924BB6">
        <w:rPr>
          <w:lang w:val="en-GB"/>
        </w:rPr>
        <w:t xml:space="preserve">        string :int</w:t>
      </w:r>
      <w:r w:rsidR="00C45F05">
        <w:rPr>
          <w:lang w:val="en-GB"/>
        </w:rPr>
        <w:t>erpolation_time = "gap filling";</w:t>
      </w:r>
      <w:r w:rsidR="009D05C3">
        <w:rPr>
          <w:lang w:val="en-GB"/>
        </w:rPr>
        <w:tab/>
      </w:r>
      <w:r w:rsidR="009D05C3">
        <w:rPr>
          <w:lang w:val="en-GB"/>
        </w:rPr>
        <w:tab/>
      </w:r>
      <w:r w:rsidR="009D05C3">
        <w:rPr>
          <w:lang w:val="en-GB"/>
        </w:rPr>
        <w:tab/>
      </w:r>
      <w:r w:rsidR="009D05C3">
        <w:rPr>
          <w:lang w:val="en-GB"/>
        </w:rPr>
        <w:tab/>
      </w:r>
      <w:r w:rsidR="009D05C3">
        <w:rPr>
          <w:lang w:val="en-GB"/>
        </w:rPr>
        <w:tab/>
      </w:r>
      <w:r w:rsidRPr="00924BB6">
        <w:rPr>
          <w:lang w:val="en-GB"/>
        </w:rPr>
        <w:t>//recommended</w:t>
      </w:r>
    </w:p>
    <w:p w14:paraId="64D77D25" w14:textId="77777777" w:rsidR="00924BB6" w:rsidRPr="00924BB6" w:rsidRDefault="00924BB6" w:rsidP="00924BB6">
      <w:pPr>
        <w:rPr>
          <w:lang w:val="en-GB"/>
        </w:rPr>
      </w:pPr>
      <w:r w:rsidRPr="00924BB6">
        <w:rPr>
          <w:lang w:val="en-GB"/>
        </w:rPr>
        <w:t xml:space="preserve">        string :waypoints_software = "UKFSST_v3"</w:t>
      </w:r>
      <w:r w:rsidR="00C45F05">
        <w:rPr>
          <w:lang w:val="en-GB"/>
        </w:rPr>
        <w:t>;</w:t>
      </w:r>
      <w:r w:rsidR="009D05C3">
        <w:rPr>
          <w:lang w:val="en-GB"/>
        </w:rPr>
        <w:tab/>
      </w:r>
      <w:r w:rsidR="009D05C3">
        <w:rPr>
          <w:lang w:val="en-GB"/>
        </w:rPr>
        <w:tab/>
      </w:r>
      <w:r w:rsidR="009D05C3">
        <w:rPr>
          <w:lang w:val="en-GB"/>
        </w:rPr>
        <w:tab/>
      </w:r>
      <w:r w:rsidR="009D05C3">
        <w:rPr>
          <w:lang w:val="en-GB"/>
        </w:rPr>
        <w:tab/>
      </w:r>
      <w:r w:rsidRPr="00924BB6">
        <w:rPr>
          <w:lang w:val="en-GB"/>
        </w:rPr>
        <w:t>//recommended</w:t>
      </w:r>
    </w:p>
    <w:p w14:paraId="39E8DC4B" w14:textId="77777777" w:rsidR="00924BB6" w:rsidRPr="00924BB6" w:rsidRDefault="00924BB6" w:rsidP="00924BB6">
      <w:pPr>
        <w:rPr>
          <w:lang w:val="en-GB"/>
        </w:rPr>
      </w:pPr>
      <w:r w:rsidRPr="00924BB6">
        <w:rPr>
          <w:lang w:val="en-GB"/>
        </w:rPr>
        <w:t xml:space="preserve">        string :geolocation_output = </w:t>
      </w:r>
      <w:r w:rsidR="009D05C3" w:rsidRPr="009D05C3">
        <w:rPr>
          <w:lang w:val="en-GB"/>
        </w:rPr>
        <w:t>ftp://myserver/myfiles.zip</w:t>
      </w:r>
      <w:r w:rsidR="00C45F05">
        <w:rPr>
          <w:lang w:val="en-GB"/>
        </w:rPr>
        <w:t>;</w:t>
      </w:r>
      <w:r w:rsidR="009D05C3">
        <w:rPr>
          <w:lang w:val="en-GB"/>
        </w:rPr>
        <w:tab/>
      </w:r>
      <w:r w:rsidR="009D05C3">
        <w:rPr>
          <w:lang w:val="en-GB"/>
        </w:rPr>
        <w:tab/>
      </w:r>
      <w:r w:rsidR="009D05C3">
        <w:rPr>
          <w:lang w:val="en-GB"/>
        </w:rPr>
        <w:tab/>
      </w:r>
      <w:r w:rsidRPr="00924BB6">
        <w:rPr>
          <w:lang w:val="en-GB"/>
        </w:rPr>
        <w:t xml:space="preserve">//optional       </w:t>
      </w:r>
    </w:p>
    <w:p w14:paraId="3557F9A5" w14:textId="77777777" w:rsidR="00924BB6" w:rsidRPr="00924BB6" w:rsidRDefault="00924BB6" w:rsidP="00924BB6">
      <w:pPr>
        <w:rPr>
          <w:lang w:val="en-GB"/>
        </w:rPr>
      </w:pPr>
      <w:r w:rsidRPr="00924BB6">
        <w:rPr>
          <w:lang w:val="en-GB"/>
        </w:rPr>
        <w:t xml:space="preserve">        }           </w:t>
      </w:r>
    </w:p>
    <w:p w14:paraId="0B1104F6" w14:textId="77777777" w:rsidR="00924BB6" w:rsidRPr="00924BB6" w:rsidRDefault="00924BB6" w:rsidP="00924BB6">
      <w:pPr>
        <w:rPr>
          <w:lang w:val="en-GB"/>
        </w:rPr>
      </w:pPr>
      <w:r w:rsidRPr="00924BB6">
        <w:rPr>
          <w:lang w:val="en-GB"/>
        </w:rPr>
        <w:t xml:space="preserve">      }</w:t>
      </w:r>
    </w:p>
    <w:p w14:paraId="26F818ED" w14:textId="77777777" w:rsidR="004271E5" w:rsidRPr="00937B0C" w:rsidRDefault="00924BB6" w:rsidP="004271E5">
      <w:pPr>
        <w:rPr>
          <w:b/>
          <w:lang w:val="en-GB"/>
        </w:rPr>
      </w:pPr>
      <w:r w:rsidRPr="00937B0C">
        <w:rPr>
          <w:b/>
          <w:lang w:val="en-GB"/>
        </w:rPr>
        <w:t xml:space="preserve">    }</w:t>
      </w:r>
    </w:p>
    <w:p w14:paraId="16E1017C" w14:textId="77777777" w:rsidR="003D503D" w:rsidRPr="004271E5" w:rsidRDefault="003D503D" w:rsidP="005C35D6">
      <w:pPr>
        <w:spacing w:after="160" w:line="259" w:lineRule="auto"/>
        <w:jc w:val="left"/>
        <w:rPr>
          <w:lang w:val="en-GB"/>
        </w:rPr>
      </w:pPr>
      <w:r>
        <w:rPr>
          <w:b/>
          <w:i/>
          <w:sz w:val="22"/>
          <w:u w:val="single"/>
        </w:rPr>
        <w:br w:type="page"/>
      </w:r>
    </w:p>
    <w:p w14:paraId="5102AD2A" w14:textId="77777777" w:rsidR="003D503D" w:rsidRPr="003D503D" w:rsidRDefault="003D503D" w:rsidP="003D503D">
      <w:pPr>
        <w:pStyle w:val="Heading2"/>
        <w:numPr>
          <w:ilvl w:val="0"/>
          <w:numId w:val="0"/>
        </w:numPr>
        <w:rPr>
          <w:b w:val="0"/>
          <w:i/>
          <w:sz w:val="22"/>
          <w:u w:val="single"/>
        </w:rPr>
      </w:pPr>
      <w:bookmarkStart w:id="282" w:name="_Toc20488813"/>
      <w:r>
        <w:rPr>
          <w:b w:val="0"/>
          <w:i/>
          <w:sz w:val="22"/>
          <w:u w:val="single"/>
        </w:rPr>
        <w:lastRenderedPageBreak/>
        <w:t>High &amp; Low Frequency</w:t>
      </w:r>
      <w:r w:rsidRPr="003D503D">
        <w:rPr>
          <w:b w:val="0"/>
          <w:i/>
          <w:sz w:val="22"/>
          <w:u w:val="single"/>
        </w:rPr>
        <w:t xml:space="preserve"> </w:t>
      </w:r>
      <w:r>
        <w:rPr>
          <w:b w:val="0"/>
          <w:i/>
          <w:sz w:val="22"/>
          <w:u w:val="single"/>
        </w:rPr>
        <w:t xml:space="preserve">Sensor Measurement </w:t>
      </w:r>
      <w:r w:rsidR="005C35D6">
        <w:rPr>
          <w:b w:val="0"/>
          <w:i/>
          <w:sz w:val="22"/>
          <w:u w:val="single"/>
        </w:rPr>
        <w:t xml:space="preserve">Archival </w:t>
      </w:r>
      <w:r w:rsidRPr="003D503D">
        <w:rPr>
          <w:b w:val="0"/>
          <w:i/>
          <w:sz w:val="22"/>
          <w:u w:val="single"/>
        </w:rPr>
        <w:t>Tag Data Template</w:t>
      </w:r>
      <w:bookmarkEnd w:id="282"/>
    </w:p>
    <w:p w14:paraId="6EBA0A28" w14:textId="77777777" w:rsidR="004076FC" w:rsidRDefault="004076FC" w:rsidP="004076FC">
      <w:pPr>
        <w:rPr>
          <w:lang w:val="en-GB"/>
        </w:rPr>
      </w:pPr>
      <w:r>
        <w:rPr>
          <w:lang w:val="en-GB"/>
        </w:rPr>
        <w:t xml:space="preserve">This nc-eTAG </w:t>
      </w:r>
      <w:r w:rsidR="00241492">
        <w:rPr>
          <w:lang w:val="en-GB"/>
        </w:rPr>
        <w:t xml:space="preserve">(HFLF) </w:t>
      </w:r>
      <w:r>
        <w:rPr>
          <w:lang w:val="en-GB"/>
        </w:rPr>
        <w:t xml:space="preserve">template applies to the subclass of </w:t>
      </w:r>
      <w:r>
        <w:t>archival-type datasets produced by tags by some manufacturers (eg. Microwave Telemetry) involving instrument outputs at different or varying measurement frequencies: periodic high frequency measurement bursts at pre-programmed time intervals, and/or tag sensors sampling and recording observations at different frequencies.</w:t>
      </w:r>
    </w:p>
    <w:p w14:paraId="7224A1EE" w14:textId="77777777" w:rsidR="003D503D" w:rsidRDefault="003D503D" w:rsidP="003D503D">
      <w:pPr>
        <w:rPr>
          <w:lang w:val="en-GB"/>
        </w:rPr>
      </w:pPr>
    </w:p>
    <w:p w14:paraId="02651BFB" w14:textId="77777777" w:rsidR="004076FC" w:rsidRDefault="004076FC" w:rsidP="003D503D">
      <w:pPr>
        <w:rPr>
          <w:lang w:val="en-GB"/>
        </w:rPr>
      </w:pPr>
    </w:p>
    <w:p w14:paraId="7BEF0AAD" w14:textId="77777777" w:rsidR="004076FC" w:rsidRDefault="004076FC" w:rsidP="003D503D">
      <w:pPr>
        <w:rPr>
          <w:lang w:val="en-GB"/>
        </w:rPr>
      </w:pPr>
    </w:p>
    <w:p w14:paraId="1C798C48" w14:textId="240253DE" w:rsidR="00D51327" w:rsidRPr="00D51327" w:rsidRDefault="00D51327" w:rsidP="00D51327">
      <w:pPr>
        <w:rPr>
          <w:b/>
          <w:lang w:val="en-GB"/>
        </w:rPr>
      </w:pPr>
      <w:r w:rsidRPr="00D51327">
        <w:rPr>
          <w:b/>
          <w:lang w:val="en-GB"/>
        </w:rPr>
        <w:t>netcdf file\:/C\:/Tag_Archival_Template {</w:t>
      </w:r>
    </w:p>
    <w:p w14:paraId="7E077341" w14:textId="77777777" w:rsidR="00D51327" w:rsidRPr="00D51327" w:rsidRDefault="00D51327" w:rsidP="00D51327">
      <w:pPr>
        <w:rPr>
          <w:b/>
          <w:lang w:val="en-GB"/>
        </w:rPr>
      </w:pPr>
      <w:r w:rsidRPr="00D51327">
        <w:rPr>
          <w:b/>
          <w:lang w:val="en-GB"/>
        </w:rPr>
        <w:t xml:space="preserve">  dimensions:</w:t>
      </w:r>
    </w:p>
    <w:p w14:paraId="7EDD814A" w14:textId="77777777" w:rsidR="00D51327" w:rsidRPr="00D51327" w:rsidRDefault="00D51327" w:rsidP="00D51327">
      <w:pPr>
        <w:rPr>
          <w:lang w:val="en-GB"/>
        </w:rPr>
      </w:pPr>
      <w:r w:rsidRPr="00D51327">
        <w:rPr>
          <w:lang w:val="en-GB"/>
        </w:rPr>
        <w:t xml:space="preserve">    time = 2046391;</w:t>
      </w:r>
    </w:p>
    <w:p w14:paraId="12B5FDAE" w14:textId="77777777" w:rsidR="00D51327" w:rsidRPr="00D51327" w:rsidRDefault="00D51327" w:rsidP="00D51327">
      <w:pPr>
        <w:rPr>
          <w:lang w:val="en-GB"/>
        </w:rPr>
      </w:pPr>
      <w:r w:rsidRPr="00D51327">
        <w:rPr>
          <w:lang w:val="en-GB"/>
        </w:rPr>
        <w:t xml:space="preserve">    HFtime = 1000000;    </w:t>
      </w:r>
    </w:p>
    <w:p w14:paraId="6AD1B12F" w14:textId="77777777" w:rsidR="00D51327" w:rsidRPr="00D51327" w:rsidRDefault="00D51327" w:rsidP="00D51327">
      <w:pPr>
        <w:rPr>
          <w:lang w:val="en-GB"/>
        </w:rPr>
      </w:pPr>
      <w:r w:rsidRPr="00D51327">
        <w:rPr>
          <w:lang w:val="en-GB"/>
        </w:rPr>
        <w:t xml:space="preserve">    str_len = 6;    </w:t>
      </w:r>
    </w:p>
    <w:p w14:paraId="09874207" w14:textId="77777777" w:rsidR="00D51327" w:rsidRPr="00D51327" w:rsidRDefault="00D51327" w:rsidP="00D51327">
      <w:pPr>
        <w:rPr>
          <w:lang w:val="en-GB"/>
        </w:rPr>
      </w:pPr>
      <w:r w:rsidRPr="00D51327">
        <w:rPr>
          <w:lang w:val="en-GB"/>
        </w:rPr>
        <w:t xml:space="preserve">    </w:t>
      </w:r>
    </w:p>
    <w:p w14:paraId="24FCB407" w14:textId="77777777" w:rsidR="00D51327" w:rsidRPr="00D51327" w:rsidRDefault="00D51327" w:rsidP="00D51327">
      <w:pPr>
        <w:rPr>
          <w:b/>
          <w:lang w:val="en-GB"/>
        </w:rPr>
      </w:pPr>
      <w:r w:rsidRPr="00D51327">
        <w:rPr>
          <w:b/>
          <w:lang w:val="en-GB"/>
        </w:rPr>
        <w:t xml:space="preserve">  variables:</w:t>
      </w:r>
    </w:p>
    <w:p w14:paraId="0D932DD6" w14:textId="77777777" w:rsidR="00D51327" w:rsidRPr="00D51327" w:rsidRDefault="00D51327" w:rsidP="00D51327">
      <w:pPr>
        <w:rPr>
          <w:lang w:val="en-GB"/>
        </w:rPr>
      </w:pPr>
      <w:r w:rsidRPr="00D51327">
        <w:rPr>
          <w:lang w:val="en-GB"/>
        </w:rPr>
        <w:t xml:space="preserve">  </w:t>
      </w:r>
    </w:p>
    <w:p w14:paraId="6252348B" w14:textId="77777777" w:rsidR="00D51327" w:rsidRPr="00D51327" w:rsidRDefault="00D51327" w:rsidP="00D51327">
      <w:pPr>
        <w:rPr>
          <w:b/>
          <w:lang w:val="en-GB"/>
        </w:rPr>
      </w:pPr>
      <w:r w:rsidRPr="00D51327">
        <w:rPr>
          <w:lang w:val="en-GB"/>
        </w:rPr>
        <w:t xml:space="preserve">  </w:t>
      </w:r>
      <w:r w:rsidRPr="00D51327">
        <w:rPr>
          <w:b/>
          <w:lang w:val="en-GB"/>
        </w:rPr>
        <w:t>\\Coordinate and Auxiliary Coordinate Variables</w:t>
      </w:r>
    </w:p>
    <w:p w14:paraId="06B6B57B" w14:textId="77777777" w:rsidR="00D51327" w:rsidRPr="00D51327" w:rsidRDefault="00D51327" w:rsidP="00D51327">
      <w:pPr>
        <w:rPr>
          <w:lang w:val="en-GB"/>
        </w:rPr>
      </w:pPr>
      <w:r w:rsidRPr="00D51327">
        <w:rPr>
          <w:lang w:val="en-GB"/>
        </w:rPr>
        <w:t xml:space="preserve">  </w:t>
      </w:r>
    </w:p>
    <w:p w14:paraId="2A5CE243" w14:textId="77777777" w:rsidR="00D51327" w:rsidRPr="00D51327" w:rsidRDefault="00D51327" w:rsidP="00D51327">
      <w:pPr>
        <w:rPr>
          <w:lang w:val="en-GB"/>
        </w:rPr>
      </w:pPr>
      <w:r w:rsidRPr="00D51327">
        <w:rPr>
          <w:lang w:val="en-GB"/>
        </w:rPr>
        <w:t xml:space="preserve">    char trajectory(str_len);</w:t>
      </w:r>
    </w:p>
    <w:p w14:paraId="4860EF1E" w14:textId="77777777" w:rsidR="00D51327" w:rsidRPr="00D51327" w:rsidRDefault="00D51327" w:rsidP="00D51327">
      <w:pPr>
        <w:rPr>
          <w:lang w:val="en-GB"/>
        </w:rPr>
      </w:pPr>
      <w:r w:rsidRPr="00D51327">
        <w:rPr>
          <w:lang w:val="en-GB"/>
        </w:rPr>
        <w:t xml:space="preserve">      trajectory:cf_role = "trajectory_id";</w:t>
      </w:r>
    </w:p>
    <w:p w14:paraId="49C23661" w14:textId="77777777" w:rsidR="00D51327" w:rsidRPr="00D51327" w:rsidRDefault="00D51327" w:rsidP="00D51327">
      <w:pPr>
        <w:rPr>
          <w:lang w:val="en-GB"/>
        </w:rPr>
      </w:pPr>
      <w:r w:rsidRPr="00D51327">
        <w:rPr>
          <w:lang w:val="en-GB"/>
        </w:rPr>
        <w:t xml:space="preserve">  </w:t>
      </w:r>
    </w:p>
    <w:p w14:paraId="3AACF0F8" w14:textId="77777777" w:rsidR="00D51327" w:rsidRPr="00D51327" w:rsidRDefault="00D51327" w:rsidP="00D51327">
      <w:pPr>
        <w:rPr>
          <w:lang w:val="en-GB"/>
        </w:rPr>
      </w:pPr>
      <w:r w:rsidRPr="00D51327">
        <w:rPr>
          <w:lang w:val="en-GB"/>
        </w:rPr>
        <w:t xml:space="preserve">    </w:t>
      </w:r>
      <w:r>
        <w:rPr>
          <w:lang w:val="en-GB"/>
        </w:rPr>
        <w:t xml:space="preserve"> </w:t>
      </w:r>
      <w:r w:rsidRPr="00D51327">
        <w:rPr>
          <w:lang w:val="en-GB"/>
        </w:rPr>
        <w:t>double time(time);</w:t>
      </w:r>
    </w:p>
    <w:p w14:paraId="17A529BF" w14:textId="77777777" w:rsidR="00D51327" w:rsidRPr="00D51327" w:rsidRDefault="00D51327" w:rsidP="00D51327">
      <w:pPr>
        <w:rPr>
          <w:lang w:val="en-GB"/>
        </w:rPr>
      </w:pPr>
      <w:r w:rsidRPr="00D51327">
        <w:rPr>
          <w:lang w:val="en-GB"/>
        </w:rPr>
        <w:t xml:space="preserve">      string time:long_name = "Time of observation";</w:t>
      </w:r>
    </w:p>
    <w:p w14:paraId="363F3B16" w14:textId="77777777" w:rsidR="00D51327" w:rsidRPr="00D51327" w:rsidRDefault="00D51327" w:rsidP="00D51327">
      <w:pPr>
        <w:rPr>
          <w:lang w:val="en-GB"/>
        </w:rPr>
      </w:pPr>
      <w:r w:rsidRPr="00D51327">
        <w:rPr>
          <w:lang w:val="en-GB"/>
        </w:rPr>
        <w:t xml:space="preserve">      string time:standard_name = "time";</w:t>
      </w:r>
    </w:p>
    <w:p w14:paraId="32CA8566" w14:textId="77777777" w:rsidR="00D51327" w:rsidRPr="00D51327" w:rsidRDefault="00D51327" w:rsidP="00D51327">
      <w:pPr>
        <w:rPr>
          <w:lang w:val="en-GB"/>
        </w:rPr>
      </w:pPr>
      <w:r w:rsidRPr="00D51327">
        <w:rPr>
          <w:lang w:val="en-GB"/>
        </w:rPr>
        <w:t xml:space="preserve">      string time:units = "seconds since 1970-01-01T00:00:00";  // UTC</w:t>
      </w:r>
    </w:p>
    <w:p w14:paraId="1E6C5BB2" w14:textId="77777777" w:rsidR="00D51327" w:rsidRPr="00D51327" w:rsidRDefault="00D51327" w:rsidP="00D51327">
      <w:pPr>
        <w:rPr>
          <w:lang w:val="en-GB"/>
        </w:rPr>
      </w:pPr>
      <w:r w:rsidRPr="00D51327">
        <w:rPr>
          <w:lang w:val="en-GB"/>
        </w:rPr>
        <w:t xml:space="preserve">      string time:axis = "T";</w:t>
      </w:r>
    </w:p>
    <w:p w14:paraId="3E0673A3" w14:textId="77777777" w:rsidR="00D51327" w:rsidRPr="00D51327" w:rsidRDefault="00D51327" w:rsidP="00D51327">
      <w:pPr>
        <w:rPr>
          <w:lang w:val="en-GB"/>
        </w:rPr>
      </w:pPr>
      <w:r w:rsidRPr="00D51327">
        <w:rPr>
          <w:lang w:val="en-GB"/>
        </w:rPr>
        <w:t xml:space="preserve">      string time:coverage_content_type = "coordinate";</w:t>
      </w:r>
    </w:p>
    <w:p w14:paraId="188F01FE" w14:textId="77777777" w:rsidR="00D51327" w:rsidRPr="00D51327" w:rsidRDefault="00D51327" w:rsidP="00D51327">
      <w:pPr>
        <w:rPr>
          <w:lang w:val="en-GB"/>
        </w:rPr>
      </w:pPr>
    </w:p>
    <w:p w14:paraId="414C3594" w14:textId="77777777" w:rsidR="00D51327" w:rsidRPr="00D51327" w:rsidRDefault="00D51327" w:rsidP="00D51327">
      <w:pPr>
        <w:rPr>
          <w:lang w:val="en-GB"/>
        </w:rPr>
      </w:pPr>
      <w:r w:rsidRPr="00D51327">
        <w:rPr>
          <w:lang w:val="en-GB"/>
        </w:rPr>
        <w:t xml:space="preserve">    </w:t>
      </w:r>
      <w:r>
        <w:rPr>
          <w:lang w:val="en-GB"/>
        </w:rPr>
        <w:t xml:space="preserve"> </w:t>
      </w:r>
      <w:r w:rsidRPr="00D51327">
        <w:rPr>
          <w:lang w:val="en-GB"/>
        </w:rPr>
        <w:t>double location_freshness(time);</w:t>
      </w:r>
    </w:p>
    <w:p w14:paraId="23B05379" w14:textId="77777777" w:rsidR="00D51327" w:rsidRPr="00D51327" w:rsidRDefault="00D51327" w:rsidP="00D51327">
      <w:pPr>
        <w:rPr>
          <w:lang w:val="en-GB"/>
        </w:rPr>
      </w:pPr>
      <w:r w:rsidRPr="00D51327">
        <w:rPr>
          <w:lang w:val="en-GB"/>
        </w:rPr>
        <w:t xml:space="preserve">      string location_freshness:long_name = "location_freshness";</w:t>
      </w:r>
    </w:p>
    <w:p w14:paraId="3E7F013B" w14:textId="1339E18E" w:rsidR="00D51327" w:rsidRPr="00D51327" w:rsidRDefault="00D51327" w:rsidP="00D51327">
      <w:pPr>
        <w:rPr>
          <w:lang w:val="en-GB"/>
        </w:rPr>
      </w:pPr>
      <w:r w:rsidRPr="00D51327">
        <w:rPr>
          <w:lang w:val="en-GB"/>
        </w:rPr>
        <w:t xml:space="preserve">      string location_freshness:comment = "time since last latitude and longitude </w:t>
      </w:r>
      <w:r w:rsidR="00D2180F">
        <w:rPr>
          <w:lang w:val="en-GB"/>
        </w:rPr>
        <w:t>observations</w:t>
      </w:r>
      <w:r w:rsidRPr="00D51327">
        <w:rPr>
          <w:lang w:val="en-GB"/>
        </w:rPr>
        <w:t>";</w:t>
      </w:r>
    </w:p>
    <w:p w14:paraId="295EF7B9" w14:textId="77777777" w:rsidR="00D51327" w:rsidRPr="00D51327" w:rsidRDefault="00D51327" w:rsidP="00D51327">
      <w:pPr>
        <w:rPr>
          <w:lang w:val="en-GB"/>
        </w:rPr>
      </w:pPr>
      <w:r w:rsidRPr="00D51327">
        <w:rPr>
          <w:lang w:val="en-GB"/>
        </w:rPr>
        <w:t xml:space="preserve">      string location_freshness:units = "seconds";</w:t>
      </w:r>
    </w:p>
    <w:p w14:paraId="3B522C07" w14:textId="62589E2E" w:rsidR="00D51327" w:rsidRPr="00D51327" w:rsidRDefault="00D51327" w:rsidP="00D51327">
      <w:pPr>
        <w:rPr>
          <w:lang w:val="en-GB"/>
        </w:rPr>
      </w:pPr>
      <w:r w:rsidRPr="00D51327">
        <w:rPr>
          <w:lang w:val="en-GB"/>
        </w:rPr>
        <w:t xml:space="preserve">      double location_freshness:_FillValue = </w:t>
      </w:r>
      <w:r w:rsidR="006B305A">
        <w:rPr>
          <w:lang w:val="en-GB"/>
        </w:rPr>
        <w:t>NaN;</w:t>
      </w:r>
    </w:p>
    <w:p w14:paraId="5A6FEEBE" w14:textId="77777777" w:rsidR="00D51327" w:rsidRPr="00D51327" w:rsidRDefault="00D51327" w:rsidP="00D51327">
      <w:pPr>
        <w:rPr>
          <w:lang w:val="en-GB"/>
        </w:rPr>
      </w:pPr>
      <w:r w:rsidRPr="00D51327">
        <w:rPr>
          <w:lang w:val="en-GB"/>
        </w:rPr>
        <w:t xml:space="preserve">      double location_freshness:valid_max = 86340.0;</w:t>
      </w:r>
    </w:p>
    <w:p w14:paraId="1326E5F0" w14:textId="77777777" w:rsidR="00D51327" w:rsidRPr="00D51327" w:rsidRDefault="00D51327" w:rsidP="00D51327">
      <w:pPr>
        <w:rPr>
          <w:lang w:val="en-GB"/>
        </w:rPr>
      </w:pPr>
      <w:r w:rsidRPr="00D51327">
        <w:rPr>
          <w:lang w:val="en-GB"/>
        </w:rPr>
        <w:t xml:space="preserve">      double location_freshness:valid_min = 0.0;</w:t>
      </w:r>
    </w:p>
    <w:p w14:paraId="564FE5C7" w14:textId="77777777" w:rsidR="00D51327" w:rsidRPr="00D51327" w:rsidRDefault="00D51327" w:rsidP="00D51327">
      <w:pPr>
        <w:rPr>
          <w:lang w:val="en-GB"/>
        </w:rPr>
      </w:pPr>
      <w:r w:rsidRPr="00D51327">
        <w:rPr>
          <w:lang w:val="en-GB"/>
        </w:rPr>
        <w:t xml:space="preserve">      string location_freshness:coverage_content_type = "auxiliaryInformation";</w:t>
      </w:r>
    </w:p>
    <w:p w14:paraId="522EE8F8" w14:textId="77777777" w:rsidR="00D51327" w:rsidRPr="00D51327" w:rsidRDefault="00D51327" w:rsidP="00D51327">
      <w:pPr>
        <w:rPr>
          <w:lang w:val="en-GB"/>
        </w:rPr>
      </w:pPr>
      <w:r w:rsidRPr="00D51327">
        <w:rPr>
          <w:lang w:val="en-GB"/>
        </w:rPr>
        <w:t xml:space="preserve">      </w:t>
      </w:r>
    </w:p>
    <w:p w14:paraId="6CAC5E96" w14:textId="77777777" w:rsidR="00D51327" w:rsidRPr="00D51327" w:rsidRDefault="00D51327" w:rsidP="00D51327">
      <w:pPr>
        <w:rPr>
          <w:lang w:val="en-GB"/>
        </w:rPr>
      </w:pPr>
      <w:r w:rsidRPr="00D51327">
        <w:rPr>
          <w:lang w:val="en-GB"/>
        </w:rPr>
        <w:t xml:space="preserve">    </w:t>
      </w:r>
      <w:r>
        <w:rPr>
          <w:lang w:val="en-GB"/>
        </w:rPr>
        <w:t xml:space="preserve"> </w:t>
      </w:r>
      <w:r w:rsidRPr="00D51327">
        <w:rPr>
          <w:lang w:val="en-GB"/>
        </w:rPr>
        <w:t>double HFlocation_freshness(HFtime);</w:t>
      </w:r>
    </w:p>
    <w:p w14:paraId="2BB5A14C" w14:textId="77777777" w:rsidR="00D51327" w:rsidRPr="00D51327" w:rsidRDefault="00D51327" w:rsidP="00D51327">
      <w:pPr>
        <w:rPr>
          <w:lang w:val="en-GB"/>
        </w:rPr>
      </w:pPr>
      <w:r w:rsidRPr="00D51327">
        <w:rPr>
          <w:lang w:val="en-GB"/>
        </w:rPr>
        <w:t xml:space="preserve">      string HFlocation_freshness:long_name = "location_freshness for high frequency observation periods";</w:t>
      </w:r>
    </w:p>
    <w:p w14:paraId="71F99D60" w14:textId="2B4AEAC7" w:rsidR="00D51327" w:rsidRPr="00D51327" w:rsidRDefault="00D51327" w:rsidP="00D51327">
      <w:pPr>
        <w:rPr>
          <w:lang w:val="en-GB"/>
        </w:rPr>
      </w:pPr>
      <w:r w:rsidRPr="00D51327">
        <w:rPr>
          <w:lang w:val="en-GB"/>
        </w:rPr>
        <w:t xml:space="preserve">      string HFlocation_freshness:comment = "time since last latitude and longitude high frequency observations";</w:t>
      </w:r>
    </w:p>
    <w:p w14:paraId="101751A2" w14:textId="77777777" w:rsidR="00D51327" w:rsidRPr="00D51327" w:rsidRDefault="00D51327" w:rsidP="00D51327">
      <w:pPr>
        <w:rPr>
          <w:lang w:val="en-GB"/>
        </w:rPr>
      </w:pPr>
      <w:r w:rsidRPr="00D51327">
        <w:rPr>
          <w:lang w:val="en-GB"/>
        </w:rPr>
        <w:t xml:space="preserve">      string HFlocation_freshness:units = "seconds";</w:t>
      </w:r>
    </w:p>
    <w:p w14:paraId="69A35ABD" w14:textId="336E8C86" w:rsidR="00D51327" w:rsidRPr="00D51327" w:rsidRDefault="00D51327" w:rsidP="00D51327">
      <w:pPr>
        <w:rPr>
          <w:lang w:val="en-GB"/>
        </w:rPr>
      </w:pPr>
      <w:r w:rsidRPr="00D51327">
        <w:rPr>
          <w:lang w:val="en-GB"/>
        </w:rPr>
        <w:t xml:space="preserve">      double HFlocation_freshness:_FillValue = </w:t>
      </w:r>
      <w:r w:rsidR="006B305A">
        <w:rPr>
          <w:lang w:val="en-GB"/>
        </w:rPr>
        <w:t>NaN;</w:t>
      </w:r>
    </w:p>
    <w:p w14:paraId="3ADCE8EA" w14:textId="77777777" w:rsidR="00D51327" w:rsidRPr="00D51327" w:rsidRDefault="00D51327" w:rsidP="00D51327">
      <w:pPr>
        <w:rPr>
          <w:lang w:val="en-GB"/>
        </w:rPr>
      </w:pPr>
      <w:r w:rsidRPr="00D51327">
        <w:rPr>
          <w:lang w:val="en-GB"/>
        </w:rPr>
        <w:t xml:space="preserve">      double HFlocation_freshness:valid_max = 25340.0;</w:t>
      </w:r>
    </w:p>
    <w:p w14:paraId="47E03432" w14:textId="77777777" w:rsidR="00D51327" w:rsidRPr="00D51327" w:rsidRDefault="00D51327" w:rsidP="00D51327">
      <w:pPr>
        <w:rPr>
          <w:lang w:val="en-GB"/>
        </w:rPr>
      </w:pPr>
      <w:r w:rsidRPr="00D51327">
        <w:rPr>
          <w:lang w:val="en-GB"/>
        </w:rPr>
        <w:t xml:space="preserve">      double HFlocation_freshness:valid_min = 0.0;</w:t>
      </w:r>
    </w:p>
    <w:p w14:paraId="7F3F3E2C" w14:textId="77777777" w:rsidR="00D51327" w:rsidRPr="00D51327" w:rsidRDefault="00D51327" w:rsidP="00D51327">
      <w:pPr>
        <w:rPr>
          <w:lang w:val="en-GB"/>
        </w:rPr>
      </w:pPr>
      <w:r w:rsidRPr="00D51327">
        <w:rPr>
          <w:lang w:val="en-GB"/>
        </w:rPr>
        <w:t xml:space="preserve">      string HFlocation_freshness:coverage_content_type = "auxiliaryInformation";            </w:t>
      </w:r>
    </w:p>
    <w:p w14:paraId="38412049" w14:textId="77777777" w:rsidR="00D51327" w:rsidRPr="00D51327" w:rsidRDefault="00D51327" w:rsidP="00D51327">
      <w:pPr>
        <w:rPr>
          <w:lang w:val="en-GB"/>
        </w:rPr>
      </w:pPr>
    </w:p>
    <w:p w14:paraId="35806590" w14:textId="77777777" w:rsidR="00D51327" w:rsidRPr="00D51327" w:rsidRDefault="00D51327" w:rsidP="00D51327">
      <w:pPr>
        <w:rPr>
          <w:lang w:val="en-GB"/>
        </w:rPr>
      </w:pPr>
      <w:r w:rsidRPr="00D51327">
        <w:rPr>
          <w:lang w:val="en-GB"/>
        </w:rPr>
        <w:t xml:space="preserve">    </w:t>
      </w:r>
      <w:r>
        <w:rPr>
          <w:lang w:val="en-GB"/>
        </w:rPr>
        <w:t xml:space="preserve"> </w:t>
      </w:r>
      <w:r w:rsidRPr="00D51327">
        <w:rPr>
          <w:lang w:val="en-GB"/>
        </w:rPr>
        <w:t>double longitude(time);</w:t>
      </w:r>
    </w:p>
    <w:p w14:paraId="19C52560" w14:textId="77777777" w:rsidR="00D51327" w:rsidRPr="00D51327" w:rsidRDefault="00D51327" w:rsidP="00D51327">
      <w:pPr>
        <w:rPr>
          <w:lang w:val="en-GB"/>
        </w:rPr>
      </w:pPr>
      <w:r w:rsidRPr="00D51327">
        <w:rPr>
          <w:lang w:val="en-GB"/>
        </w:rPr>
        <w:lastRenderedPageBreak/>
        <w:t xml:space="preserve">      string longitude:long_name = "estimated longitude";</w:t>
      </w:r>
    </w:p>
    <w:p w14:paraId="3B37821B" w14:textId="77777777" w:rsidR="00D51327" w:rsidRPr="00D51327" w:rsidRDefault="00D51327" w:rsidP="00D51327">
      <w:pPr>
        <w:rPr>
          <w:lang w:val="en-GB"/>
        </w:rPr>
      </w:pPr>
      <w:r w:rsidRPr="00D51327">
        <w:rPr>
          <w:lang w:val="en-GB"/>
        </w:rPr>
        <w:t xml:space="preserve">      string longitude:standard_name = "longitude";</w:t>
      </w:r>
    </w:p>
    <w:p w14:paraId="5B87226B" w14:textId="77777777" w:rsidR="00D51327" w:rsidRPr="00D51327" w:rsidRDefault="00D51327" w:rsidP="00D51327">
      <w:pPr>
        <w:rPr>
          <w:lang w:val="en-GB"/>
        </w:rPr>
      </w:pPr>
      <w:r w:rsidRPr="00D51327">
        <w:rPr>
          <w:lang w:val="en-GB"/>
        </w:rPr>
        <w:t xml:space="preserve">      string longitude:units = "degrees_east";      </w:t>
      </w:r>
    </w:p>
    <w:p w14:paraId="6A405030" w14:textId="77777777" w:rsidR="00D51327" w:rsidRPr="00D51327" w:rsidRDefault="00D51327" w:rsidP="00D51327">
      <w:pPr>
        <w:rPr>
          <w:lang w:val="en-GB"/>
        </w:rPr>
      </w:pPr>
      <w:r w:rsidRPr="00D51327">
        <w:rPr>
          <w:lang w:val="en-GB"/>
        </w:rPr>
        <w:t xml:space="preserve">      string longitude:axis = "X";</w:t>
      </w:r>
    </w:p>
    <w:p w14:paraId="4051422A" w14:textId="6B1CC0F4" w:rsidR="00D51327" w:rsidRPr="00D51327" w:rsidRDefault="00D51327" w:rsidP="00D51327">
      <w:pPr>
        <w:rPr>
          <w:lang w:val="en-GB"/>
        </w:rPr>
      </w:pPr>
      <w:r w:rsidRPr="00D51327">
        <w:rPr>
          <w:lang w:val="en-GB"/>
        </w:rPr>
        <w:t xml:space="preserve">      double longitude:_FillValue = </w:t>
      </w:r>
      <w:r w:rsidR="006B305A">
        <w:rPr>
          <w:lang w:val="en-GB"/>
        </w:rPr>
        <w:t>NaN;</w:t>
      </w:r>
    </w:p>
    <w:p w14:paraId="08642159" w14:textId="77777777" w:rsidR="00D51327" w:rsidRPr="00D51327" w:rsidRDefault="00D51327" w:rsidP="00D51327">
      <w:pPr>
        <w:rPr>
          <w:lang w:val="en-GB"/>
        </w:rPr>
      </w:pPr>
      <w:r w:rsidRPr="00D51327">
        <w:rPr>
          <w:lang w:val="en-GB"/>
        </w:rPr>
        <w:t xml:space="preserve">      double longitude:valid_max = -118.48636166666667;</w:t>
      </w:r>
    </w:p>
    <w:p w14:paraId="04600FE1" w14:textId="28BDE29F" w:rsidR="00D51327" w:rsidRDefault="00D51327" w:rsidP="00D51327">
      <w:pPr>
        <w:rPr>
          <w:lang w:val="en-GB"/>
        </w:rPr>
      </w:pPr>
      <w:r w:rsidRPr="00D51327">
        <w:rPr>
          <w:lang w:val="en-GB"/>
        </w:rPr>
        <w:t xml:space="preserve">      double longitude:valid_min = -127.43765333333333;</w:t>
      </w:r>
    </w:p>
    <w:p w14:paraId="17ABAE5A" w14:textId="17EA3DDA" w:rsidR="001454CF" w:rsidRPr="00D51327" w:rsidRDefault="001454CF" w:rsidP="00D51327">
      <w:pPr>
        <w:rPr>
          <w:lang w:val="en-GB"/>
        </w:rPr>
      </w:pPr>
      <w:r w:rsidRPr="001454CF">
        <w:rPr>
          <w:lang w:val="en-GB"/>
        </w:rPr>
        <w:t xml:space="preserve">      string longitude:ancillary_variables = "longitude_uncertainty";</w:t>
      </w:r>
    </w:p>
    <w:p w14:paraId="744DD538" w14:textId="77777777" w:rsidR="00D51327" w:rsidRPr="00D51327" w:rsidRDefault="00D51327" w:rsidP="00D51327">
      <w:pPr>
        <w:rPr>
          <w:lang w:val="en-GB"/>
        </w:rPr>
      </w:pPr>
      <w:r w:rsidRPr="00D51327">
        <w:rPr>
          <w:lang w:val="en-GB"/>
        </w:rPr>
        <w:t xml:space="preserve">      string longitude:coverage_content_type = "coordinate";</w:t>
      </w:r>
    </w:p>
    <w:p w14:paraId="68F9C52B" w14:textId="77777777" w:rsidR="00D51327" w:rsidRPr="00D51327" w:rsidRDefault="00D51327" w:rsidP="00D51327">
      <w:pPr>
        <w:rPr>
          <w:lang w:val="en-GB"/>
        </w:rPr>
      </w:pPr>
      <w:r w:rsidRPr="00D51327">
        <w:rPr>
          <w:lang w:val="en-GB"/>
        </w:rPr>
        <w:t xml:space="preserve">      </w:t>
      </w:r>
    </w:p>
    <w:p w14:paraId="510DFE54" w14:textId="77777777" w:rsidR="00D51327" w:rsidRPr="00D51327" w:rsidRDefault="00D51327" w:rsidP="00D51327">
      <w:pPr>
        <w:rPr>
          <w:lang w:val="en-GB"/>
        </w:rPr>
      </w:pPr>
      <w:r w:rsidRPr="00D51327">
        <w:rPr>
          <w:lang w:val="en-GB"/>
        </w:rPr>
        <w:t xml:space="preserve">     </w:t>
      </w:r>
      <w:r>
        <w:rPr>
          <w:lang w:val="en-GB"/>
        </w:rPr>
        <w:t xml:space="preserve"> </w:t>
      </w:r>
      <w:r w:rsidRPr="00D51327">
        <w:rPr>
          <w:lang w:val="en-GB"/>
        </w:rPr>
        <w:t>double longitude_uncertainty(time);</w:t>
      </w:r>
    </w:p>
    <w:p w14:paraId="20E2B216" w14:textId="7B9442FD" w:rsidR="00D51327" w:rsidRDefault="00D51327" w:rsidP="00D51327">
      <w:pPr>
        <w:rPr>
          <w:lang w:val="en-GB"/>
        </w:rPr>
      </w:pPr>
      <w:r w:rsidRPr="00D51327">
        <w:rPr>
          <w:lang w:val="en-GB"/>
        </w:rPr>
        <w:t xml:space="preserve">      string longitude_uncertainty:long_name = "derived uncertainty around longitude estimate";</w:t>
      </w:r>
    </w:p>
    <w:p w14:paraId="01DADD26" w14:textId="25439AF5" w:rsidR="001454CF" w:rsidRPr="00D51327" w:rsidRDefault="001454CF" w:rsidP="00D51327">
      <w:pPr>
        <w:rPr>
          <w:lang w:val="en-GB"/>
        </w:rPr>
      </w:pPr>
      <w:r w:rsidRPr="001454CF">
        <w:rPr>
          <w:lang w:val="en-GB"/>
        </w:rPr>
        <w:t xml:space="preserve">      string longitude_uncertainty:standard_name = "longitude standard_error";</w:t>
      </w:r>
    </w:p>
    <w:p w14:paraId="33D6BA1A" w14:textId="0D32A5E3" w:rsidR="00D51327" w:rsidRPr="00D51327" w:rsidRDefault="00D51327" w:rsidP="00D51327">
      <w:pPr>
        <w:rPr>
          <w:lang w:val="en-GB"/>
        </w:rPr>
      </w:pPr>
      <w:r w:rsidRPr="00D51327">
        <w:rPr>
          <w:lang w:val="en-GB"/>
        </w:rPr>
        <w:t xml:space="preserve">      string longitude_uncertainty:units = "degrees";</w:t>
      </w:r>
    </w:p>
    <w:p w14:paraId="4FAE558E" w14:textId="6BE89DDC" w:rsidR="00D51327" w:rsidRPr="00D51327" w:rsidRDefault="00D51327" w:rsidP="00D51327">
      <w:pPr>
        <w:rPr>
          <w:lang w:val="en-GB"/>
        </w:rPr>
      </w:pPr>
      <w:r w:rsidRPr="00D51327">
        <w:rPr>
          <w:lang w:val="en-GB"/>
        </w:rPr>
        <w:t xml:space="preserve">      double longitude_uncertainty:_FillValue = </w:t>
      </w:r>
      <w:r w:rsidR="006B305A">
        <w:rPr>
          <w:lang w:val="en-GB"/>
        </w:rPr>
        <w:t>NaN;</w:t>
      </w:r>
    </w:p>
    <w:p w14:paraId="6E1507D1" w14:textId="77777777" w:rsidR="00D51327" w:rsidRPr="00D51327" w:rsidRDefault="00D51327" w:rsidP="00D51327">
      <w:pPr>
        <w:rPr>
          <w:lang w:val="en-GB"/>
        </w:rPr>
      </w:pPr>
      <w:r w:rsidRPr="00D51327">
        <w:rPr>
          <w:lang w:val="en-GB"/>
        </w:rPr>
        <w:t xml:space="preserve">      double longitude_uncertainty:valid_max = 0.05;</w:t>
      </w:r>
    </w:p>
    <w:p w14:paraId="37D9D7F5" w14:textId="77777777" w:rsidR="00D51327" w:rsidRPr="00D51327" w:rsidRDefault="00D51327" w:rsidP="00D51327">
      <w:pPr>
        <w:rPr>
          <w:lang w:val="en-GB"/>
        </w:rPr>
      </w:pPr>
      <w:r w:rsidRPr="00D51327">
        <w:rPr>
          <w:lang w:val="en-GB"/>
        </w:rPr>
        <w:t xml:space="preserve">      double longitude_uncertainty:valid_min = 0.01;</w:t>
      </w:r>
    </w:p>
    <w:p w14:paraId="3B3EB5BC" w14:textId="77777777" w:rsidR="00D51327" w:rsidRPr="00D51327" w:rsidRDefault="00D51327" w:rsidP="00D51327">
      <w:pPr>
        <w:rPr>
          <w:lang w:val="en-GB"/>
        </w:rPr>
      </w:pPr>
      <w:r w:rsidRPr="00D51327">
        <w:rPr>
          <w:lang w:val="en-GB"/>
        </w:rPr>
        <w:t xml:space="preserve">      string longitude_uncertainty:coverage_content_type = "qualityInformation";    </w:t>
      </w:r>
    </w:p>
    <w:p w14:paraId="6FCEBE11" w14:textId="77777777" w:rsidR="00D51327" w:rsidRPr="00D51327" w:rsidRDefault="00D51327" w:rsidP="00D51327">
      <w:pPr>
        <w:rPr>
          <w:lang w:val="en-GB"/>
        </w:rPr>
      </w:pPr>
    </w:p>
    <w:p w14:paraId="695E8B08" w14:textId="77777777" w:rsidR="00D51327" w:rsidRPr="00D51327" w:rsidRDefault="00D51327" w:rsidP="00D51327">
      <w:pPr>
        <w:rPr>
          <w:lang w:val="en-GB"/>
        </w:rPr>
      </w:pPr>
      <w:r w:rsidRPr="00D51327">
        <w:rPr>
          <w:lang w:val="en-GB"/>
        </w:rPr>
        <w:t xml:space="preserve">    </w:t>
      </w:r>
      <w:r>
        <w:rPr>
          <w:lang w:val="en-GB"/>
        </w:rPr>
        <w:t xml:space="preserve"> </w:t>
      </w:r>
      <w:r w:rsidRPr="00D51327">
        <w:rPr>
          <w:lang w:val="en-GB"/>
        </w:rPr>
        <w:t>double latitude(time);</w:t>
      </w:r>
    </w:p>
    <w:p w14:paraId="6B08B1A8" w14:textId="77777777" w:rsidR="00D51327" w:rsidRPr="00D51327" w:rsidRDefault="00D51327" w:rsidP="00D51327">
      <w:pPr>
        <w:rPr>
          <w:lang w:val="en-GB"/>
        </w:rPr>
      </w:pPr>
      <w:r w:rsidRPr="00D51327">
        <w:rPr>
          <w:lang w:val="en-GB"/>
        </w:rPr>
        <w:t xml:space="preserve">      string latitude:long_name = "estimated latitude";</w:t>
      </w:r>
    </w:p>
    <w:p w14:paraId="47946E9F" w14:textId="77777777" w:rsidR="00D51327" w:rsidRPr="00D51327" w:rsidRDefault="00D51327" w:rsidP="00D51327">
      <w:pPr>
        <w:rPr>
          <w:lang w:val="en-GB"/>
        </w:rPr>
      </w:pPr>
      <w:r w:rsidRPr="00D51327">
        <w:rPr>
          <w:lang w:val="en-GB"/>
        </w:rPr>
        <w:t xml:space="preserve">      string latitude:standard_name = "latitude";</w:t>
      </w:r>
    </w:p>
    <w:p w14:paraId="24649584" w14:textId="77777777" w:rsidR="00D51327" w:rsidRPr="00D51327" w:rsidRDefault="00D51327" w:rsidP="00D51327">
      <w:pPr>
        <w:rPr>
          <w:lang w:val="en-GB"/>
        </w:rPr>
      </w:pPr>
      <w:r w:rsidRPr="00D51327">
        <w:rPr>
          <w:lang w:val="en-GB"/>
        </w:rPr>
        <w:t xml:space="preserve">      string latitude:units = "degrees_north";  </w:t>
      </w:r>
    </w:p>
    <w:p w14:paraId="41C8B4EE" w14:textId="77777777" w:rsidR="00D51327" w:rsidRPr="00D51327" w:rsidRDefault="00D51327" w:rsidP="00D51327">
      <w:pPr>
        <w:rPr>
          <w:lang w:val="en-GB"/>
        </w:rPr>
      </w:pPr>
      <w:r w:rsidRPr="00D51327">
        <w:rPr>
          <w:lang w:val="en-GB"/>
        </w:rPr>
        <w:t xml:space="preserve">      string latitude:axis = "Y";      </w:t>
      </w:r>
    </w:p>
    <w:p w14:paraId="4BD1EF58" w14:textId="4D2B7A63" w:rsidR="00D51327" w:rsidRPr="00D51327" w:rsidRDefault="00D51327" w:rsidP="00D51327">
      <w:pPr>
        <w:rPr>
          <w:lang w:val="en-GB"/>
        </w:rPr>
      </w:pPr>
      <w:r w:rsidRPr="00D51327">
        <w:rPr>
          <w:lang w:val="en-GB"/>
        </w:rPr>
        <w:t xml:space="preserve">      double latitude:_FillValue = NaN</w:t>
      </w:r>
      <w:r w:rsidR="006B305A">
        <w:rPr>
          <w:lang w:val="en-GB"/>
        </w:rPr>
        <w:t>;</w:t>
      </w:r>
    </w:p>
    <w:p w14:paraId="4FD7D77D" w14:textId="77777777" w:rsidR="00D51327" w:rsidRPr="00D51327" w:rsidRDefault="00D51327" w:rsidP="00D51327">
      <w:pPr>
        <w:rPr>
          <w:lang w:val="en-GB"/>
        </w:rPr>
      </w:pPr>
      <w:r w:rsidRPr="00D51327">
        <w:rPr>
          <w:lang w:val="en-GB"/>
        </w:rPr>
        <w:t xml:space="preserve">      double latitude:valid_max = 30.639526666666665;</w:t>
      </w:r>
    </w:p>
    <w:p w14:paraId="2672AC0E" w14:textId="167B3620" w:rsidR="00D51327" w:rsidRDefault="00D51327" w:rsidP="00D51327">
      <w:pPr>
        <w:rPr>
          <w:lang w:val="en-GB"/>
        </w:rPr>
      </w:pPr>
      <w:r w:rsidRPr="00D51327">
        <w:rPr>
          <w:lang w:val="en-GB"/>
        </w:rPr>
        <w:t xml:space="preserve">      double latitude:valid_min = 9.908965;</w:t>
      </w:r>
    </w:p>
    <w:p w14:paraId="0FD82B31" w14:textId="3261B624" w:rsidR="003425B1" w:rsidRPr="00D51327" w:rsidRDefault="003425B1" w:rsidP="00D51327">
      <w:pPr>
        <w:rPr>
          <w:lang w:val="en-GB"/>
        </w:rPr>
      </w:pPr>
      <w:r w:rsidRPr="003425B1">
        <w:rPr>
          <w:lang w:val="en-GB"/>
        </w:rPr>
        <w:t xml:space="preserve">   </w:t>
      </w:r>
      <w:r>
        <w:rPr>
          <w:lang w:val="en-GB"/>
        </w:rPr>
        <w:t xml:space="preserve">   </w:t>
      </w:r>
      <w:r w:rsidRPr="003425B1">
        <w:rPr>
          <w:lang w:val="en-GB"/>
        </w:rPr>
        <w:t>string latitude:ancillary_variables = "latitude_uncertainty";</w:t>
      </w:r>
    </w:p>
    <w:p w14:paraId="183F602B" w14:textId="77777777" w:rsidR="00D51327" w:rsidRPr="00D51327" w:rsidRDefault="00D51327" w:rsidP="00D51327">
      <w:pPr>
        <w:rPr>
          <w:lang w:val="en-GB"/>
        </w:rPr>
      </w:pPr>
      <w:r w:rsidRPr="00D51327">
        <w:rPr>
          <w:lang w:val="en-GB"/>
        </w:rPr>
        <w:t xml:space="preserve">      string latitude:coverage_content_type = "coordinate";</w:t>
      </w:r>
    </w:p>
    <w:p w14:paraId="5259053F" w14:textId="77777777" w:rsidR="00D51327" w:rsidRPr="00D51327" w:rsidRDefault="00D51327" w:rsidP="00D51327">
      <w:pPr>
        <w:rPr>
          <w:lang w:val="en-GB"/>
        </w:rPr>
      </w:pPr>
      <w:r w:rsidRPr="00D51327">
        <w:rPr>
          <w:lang w:val="en-GB"/>
        </w:rPr>
        <w:t xml:space="preserve">      </w:t>
      </w:r>
    </w:p>
    <w:p w14:paraId="3C2B217F" w14:textId="77777777" w:rsidR="00D51327" w:rsidRPr="00D51327" w:rsidRDefault="00D51327" w:rsidP="00D51327">
      <w:pPr>
        <w:rPr>
          <w:lang w:val="en-GB"/>
        </w:rPr>
      </w:pPr>
      <w:r w:rsidRPr="00D51327">
        <w:rPr>
          <w:lang w:val="en-GB"/>
        </w:rPr>
        <w:t xml:space="preserve">    </w:t>
      </w:r>
      <w:r>
        <w:rPr>
          <w:lang w:val="en-GB"/>
        </w:rPr>
        <w:t xml:space="preserve"> </w:t>
      </w:r>
      <w:r w:rsidRPr="00D51327">
        <w:rPr>
          <w:lang w:val="en-GB"/>
        </w:rPr>
        <w:t>double latitude_uncertainty(time);</w:t>
      </w:r>
    </w:p>
    <w:p w14:paraId="5DB0D648" w14:textId="6BFA44C3" w:rsidR="00D51327" w:rsidRDefault="00D51327" w:rsidP="00D51327">
      <w:pPr>
        <w:rPr>
          <w:lang w:val="en-GB"/>
        </w:rPr>
      </w:pPr>
      <w:r w:rsidRPr="00D51327">
        <w:rPr>
          <w:lang w:val="en-GB"/>
        </w:rPr>
        <w:t xml:space="preserve">      string latitude_uncertainty:long_name = "derived uncertainty around latitude estimate";</w:t>
      </w:r>
    </w:p>
    <w:p w14:paraId="7B2CEA91" w14:textId="2F6712B1" w:rsidR="003425B1" w:rsidRPr="00D51327" w:rsidRDefault="003425B1" w:rsidP="00D51327">
      <w:pPr>
        <w:rPr>
          <w:lang w:val="en-GB"/>
        </w:rPr>
      </w:pPr>
      <w:r w:rsidRPr="003425B1">
        <w:rPr>
          <w:lang w:val="en-GB"/>
        </w:rPr>
        <w:t xml:space="preserve">   </w:t>
      </w:r>
      <w:r>
        <w:rPr>
          <w:lang w:val="en-GB"/>
        </w:rPr>
        <w:t xml:space="preserve">   </w:t>
      </w:r>
      <w:r w:rsidRPr="003425B1">
        <w:rPr>
          <w:lang w:val="en-GB"/>
        </w:rPr>
        <w:t>string latitude_uncertainty:standard_name = "latitude standard_error";</w:t>
      </w:r>
    </w:p>
    <w:p w14:paraId="64197D7E" w14:textId="1A86D6B4" w:rsidR="00D51327" w:rsidRPr="00D51327" w:rsidRDefault="00D51327" w:rsidP="00D51327">
      <w:pPr>
        <w:rPr>
          <w:lang w:val="en-GB"/>
        </w:rPr>
      </w:pPr>
      <w:r w:rsidRPr="00D51327">
        <w:rPr>
          <w:lang w:val="en-GB"/>
        </w:rPr>
        <w:t xml:space="preserve">      string latitude_uncertainty:units = "degrees";     </w:t>
      </w:r>
    </w:p>
    <w:p w14:paraId="40F035D9" w14:textId="65DC1467" w:rsidR="00D51327" w:rsidRPr="00D51327" w:rsidRDefault="00D51327" w:rsidP="00D51327">
      <w:pPr>
        <w:rPr>
          <w:lang w:val="en-GB"/>
        </w:rPr>
      </w:pPr>
      <w:r w:rsidRPr="00D51327">
        <w:rPr>
          <w:lang w:val="en-GB"/>
        </w:rPr>
        <w:t xml:space="preserve">      double latitude_uncertainty:_FillValue = </w:t>
      </w:r>
      <w:r w:rsidR="006B305A">
        <w:rPr>
          <w:lang w:val="en-GB"/>
        </w:rPr>
        <w:t>NaN;</w:t>
      </w:r>
      <w:r w:rsidRPr="00D51327">
        <w:rPr>
          <w:lang w:val="en-GB"/>
        </w:rPr>
        <w:t xml:space="preserve">      </w:t>
      </w:r>
    </w:p>
    <w:p w14:paraId="5A4E8EF6" w14:textId="77777777" w:rsidR="00D51327" w:rsidRPr="00D51327" w:rsidRDefault="00D51327" w:rsidP="00D51327">
      <w:pPr>
        <w:rPr>
          <w:lang w:val="en-GB"/>
        </w:rPr>
      </w:pPr>
      <w:r w:rsidRPr="00D51327">
        <w:rPr>
          <w:lang w:val="en-GB"/>
        </w:rPr>
        <w:t xml:space="preserve">      double latitude_uncertainty:valid_max = 0.05;</w:t>
      </w:r>
    </w:p>
    <w:p w14:paraId="12CF5800" w14:textId="77777777" w:rsidR="00D51327" w:rsidRPr="00D51327" w:rsidRDefault="00D51327" w:rsidP="00D51327">
      <w:pPr>
        <w:rPr>
          <w:lang w:val="en-GB"/>
        </w:rPr>
      </w:pPr>
      <w:r w:rsidRPr="00D51327">
        <w:rPr>
          <w:lang w:val="en-GB"/>
        </w:rPr>
        <w:t xml:space="preserve">      double latitude_uncertainty:valid_min = 0.01;</w:t>
      </w:r>
    </w:p>
    <w:p w14:paraId="376FA94E" w14:textId="77777777" w:rsidR="00D51327" w:rsidRPr="00D51327" w:rsidRDefault="00D51327" w:rsidP="00D51327">
      <w:pPr>
        <w:rPr>
          <w:lang w:val="en-GB"/>
        </w:rPr>
      </w:pPr>
      <w:r w:rsidRPr="00D51327">
        <w:rPr>
          <w:lang w:val="en-GB"/>
        </w:rPr>
        <w:t xml:space="preserve">      string latitude_uncertainty:coverage_content_type = "qualityInformation";</w:t>
      </w:r>
    </w:p>
    <w:p w14:paraId="51BEDCBE" w14:textId="77777777" w:rsidR="00D51327" w:rsidRPr="00D51327" w:rsidRDefault="00D51327" w:rsidP="00D51327">
      <w:pPr>
        <w:rPr>
          <w:lang w:val="en-GB"/>
        </w:rPr>
      </w:pPr>
      <w:r w:rsidRPr="00D51327">
        <w:rPr>
          <w:lang w:val="en-GB"/>
        </w:rPr>
        <w:t xml:space="preserve">      </w:t>
      </w:r>
    </w:p>
    <w:p w14:paraId="222742D6" w14:textId="77777777" w:rsidR="00D51327" w:rsidRPr="00D51327" w:rsidRDefault="00D51327" w:rsidP="00D51327">
      <w:pPr>
        <w:rPr>
          <w:lang w:val="en-GB"/>
        </w:rPr>
      </w:pPr>
      <w:r w:rsidRPr="00D51327">
        <w:rPr>
          <w:lang w:val="en-GB"/>
        </w:rPr>
        <w:t xml:space="preserve">     double depth(time);</w:t>
      </w:r>
    </w:p>
    <w:p w14:paraId="573BCF1A" w14:textId="77777777" w:rsidR="00D51327" w:rsidRPr="00D51327" w:rsidRDefault="00D51327" w:rsidP="00D51327">
      <w:pPr>
        <w:rPr>
          <w:lang w:val="en-GB"/>
        </w:rPr>
      </w:pPr>
      <w:r w:rsidRPr="00D51327">
        <w:rPr>
          <w:lang w:val="en-GB"/>
        </w:rPr>
        <w:t xml:space="preserve">      string depth:long_name = "measured depth";</w:t>
      </w:r>
    </w:p>
    <w:p w14:paraId="2C84FD9A" w14:textId="77777777" w:rsidR="00D51327" w:rsidRPr="00D51327" w:rsidRDefault="00D51327" w:rsidP="00D51327">
      <w:pPr>
        <w:rPr>
          <w:lang w:val="en-GB"/>
        </w:rPr>
      </w:pPr>
      <w:r w:rsidRPr="00D51327">
        <w:rPr>
          <w:lang w:val="en-GB"/>
        </w:rPr>
        <w:t xml:space="preserve">      string depth:standard_name = "depth";</w:t>
      </w:r>
    </w:p>
    <w:p w14:paraId="0501B8AB" w14:textId="77777777" w:rsidR="00D51327" w:rsidRPr="00D51327" w:rsidRDefault="00D51327" w:rsidP="00D51327">
      <w:pPr>
        <w:rPr>
          <w:lang w:val="en-GB"/>
        </w:rPr>
      </w:pPr>
      <w:r w:rsidRPr="00D51327">
        <w:rPr>
          <w:lang w:val="en-GB"/>
        </w:rPr>
        <w:t xml:space="preserve">      string depth:units = "m";  </w:t>
      </w:r>
    </w:p>
    <w:p w14:paraId="2E1622AF" w14:textId="77777777" w:rsidR="00D51327" w:rsidRPr="00D51327" w:rsidRDefault="00D51327" w:rsidP="00D51327">
      <w:pPr>
        <w:rPr>
          <w:lang w:val="en-GB"/>
        </w:rPr>
      </w:pPr>
      <w:r w:rsidRPr="00D51327">
        <w:rPr>
          <w:lang w:val="en-GB"/>
        </w:rPr>
        <w:t xml:space="preserve">      string depth:axis = "Z"; </w:t>
      </w:r>
    </w:p>
    <w:p w14:paraId="223D4DA5" w14:textId="77777777" w:rsidR="00D51327" w:rsidRPr="00D51327" w:rsidRDefault="00D51327" w:rsidP="00D51327">
      <w:pPr>
        <w:rPr>
          <w:lang w:val="en-GB"/>
        </w:rPr>
      </w:pPr>
      <w:r w:rsidRPr="00D51327">
        <w:rPr>
          <w:lang w:val="en-GB"/>
        </w:rPr>
        <w:t xml:space="preserve">      string depth:positive = "down";</w:t>
      </w:r>
    </w:p>
    <w:p w14:paraId="24D88404" w14:textId="75F8BA22" w:rsidR="00D51327" w:rsidRPr="00D51327" w:rsidRDefault="00D51327" w:rsidP="00D51327">
      <w:pPr>
        <w:rPr>
          <w:lang w:val="en-GB"/>
        </w:rPr>
      </w:pPr>
      <w:r w:rsidRPr="00D51327">
        <w:rPr>
          <w:lang w:val="en-GB"/>
        </w:rPr>
        <w:t xml:space="preserve">     </w:t>
      </w:r>
      <w:r w:rsidR="006B305A">
        <w:rPr>
          <w:lang w:val="en-GB"/>
        </w:rPr>
        <w:t xml:space="preserve"> double depth:_FillValue = NaN;</w:t>
      </w:r>
    </w:p>
    <w:p w14:paraId="214D5576" w14:textId="6E554879" w:rsidR="00D51327" w:rsidRPr="00D51327" w:rsidRDefault="00D51327" w:rsidP="00D51327">
      <w:pPr>
        <w:rPr>
          <w:lang w:val="en-GB"/>
        </w:rPr>
      </w:pPr>
      <w:r w:rsidRPr="00D51327">
        <w:rPr>
          <w:lang w:val="en-GB"/>
        </w:rPr>
        <w:t xml:space="preserve">      double depth:valid_max = </w:t>
      </w:r>
      <w:r w:rsidR="00095CEE">
        <w:rPr>
          <w:lang w:val="en-GB"/>
        </w:rPr>
        <w:t>500.000</w:t>
      </w:r>
      <w:r w:rsidRPr="00D51327">
        <w:rPr>
          <w:lang w:val="en-GB"/>
        </w:rPr>
        <w:t>;</w:t>
      </w:r>
    </w:p>
    <w:p w14:paraId="2ED458B3" w14:textId="48BD7A94" w:rsidR="00D51327" w:rsidRPr="00D51327" w:rsidRDefault="00D51327" w:rsidP="00D51327">
      <w:pPr>
        <w:rPr>
          <w:lang w:val="en-GB"/>
        </w:rPr>
      </w:pPr>
      <w:r w:rsidRPr="00D51327">
        <w:rPr>
          <w:lang w:val="en-GB"/>
        </w:rPr>
        <w:t xml:space="preserve">      double depth:valid_min = </w:t>
      </w:r>
      <w:r w:rsidR="00095CEE">
        <w:rPr>
          <w:lang w:val="en-GB"/>
        </w:rPr>
        <w:t>0.000</w:t>
      </w:r>
      <w:r w:rsidRPr="00D51327">
        <w:rPr>
          <w:lang w:val="en-GB"/>
        </w:rPr>
        <w:t>;</w:t>
      </w:r>
    </w:p>
    <w:p w14:paraId="235B93C9" w14:textId="77777777" w:rsidR="00D51327" w:rsidRPr="00D51327" w:rsidRDefault="00D51327" w:rsidP="00D51327">
      <w:pPr>
        <w:rPr>
          <w:lang w:val="en-GB"/>
        </w:rPr>
      </w:pPr>
      <w:r w:rsidRPr="00D51327">
        <w:rPr>
          <w:lang w:val="en-GB"/>
        </w:rPr>
        <w:t xml:space="preserve">      string depth:coverage_content_type = "coordinate";</w:t>
      </w:r>
    </w:p>
    <w:p w14:paraId="0B4147CF" w14:textId="77777777" w:rsidR="00D51327" w:rsidRPr="00D51327" w:rsidRDefault="00D51327" w:rsidP="00D51327">
      <w:pPr>
        <w:rPr>
          <w:lang w:val="en-GB"/>
        </w:rPr>
      </w:pPr>
      <w:r w:rsidRPr="00D51327">
        <w:rPr>
          <w:lang w:val="en-GB"/>
        </w:rPr>
        <w:lastRenderedPageBreak/>
        <w:t xml:space="preserve">        </w:t>
      </w:r>
    </w:p>
    <w:p w14:paraId="626C961B" w14:textId="77777777" w:rsidR="00D51327" w:rsidRPr="00D51327" w:rsidRDefault="00D51327" w:rsidP="00D51327">
      <w:pPr>
        <w:rPr>
          <w:lang w:val="en-GB"/>
        </w:rPr>
      </w:pPr>
      <w:r w:rsidRPr="00D51327">
        <w:rPr>
          <w:lang w:val="en-GB"/>
        </w:rPr>
        <w:t xml:space="preserve">    </w:t>
      </w:r>
      <w:r>
        <w:rPr>
          <w:lang w:val="en-GB"/>
        </w:rPr>
        <w:t xml:space="preserve"> </w:t>
      </w:r>
      <w:r w:rsidRPr="00D51327">
        <w:rPr>
          <w:lang w:val="en-GB"/>
        </w:rPr>
        <w:t>double HFtime(HFtime);</w:t>
      </w:r>
    </w:p>
    <w:p w14:paraId="7AC775B4" w14:textId="77777777" w:rsidR="00D51327" w:rsidRPr="00D51327" w:rsidRDefault="00D51327" w:rsidP="00D51327">
      <w:pPr>
        <w:rPr>
          <w:lang w:val="en-GB"/>
        </w:rPr>
      </w:pPr>
      <w:r w:rsidRPr="00D51327">
        <w:rPr>
          <w:lang w:val="en-GB"/>
        </w:rPr>
        <w:t xml:space="preserve">      string HFtime:long_name = "Time of high frequency observation periods";</w:t>
      </w:r>
    </w:p>
    <w:p w14:paraId="50FB69CF" w14:textId="77777777" w:rsidR="00D51327" w:rsidRPr="00D51327" w:rsidRDefault="00D51327" w:rsidP="00D51327">
      <w:pPr>
        <w:rPr>
          <w:lang w:val="en-GB"/>
        </w:rPr>
      </w:pPr>
      <w:r w:rsidRPr="00D51327">
        <w:rPr>
          <w:lang w:val="en-GB"/>
        </w:rPr>
        <w:t xml:space="preserve">      string HFtime:standard_name = "time";</w:t>
      </w:r>
    </w:p>
    <w:p w14:paraId="581707EF" w14:textId="77777777" w:rsidR="00D51327" w:rsidRPr="00D51327" w:rsidRDefault="00D51327" w:rsidP="00D51327">
      <w:pPr>
        <w:rPr>
          <w:lang w:val="en-GB"/>
        </w:rPr>
      </w:pPr>
      <w:r w:rsidRPr="00D51327">
        <w:rPr>
          <w:lang w:val="en-GB"/>
        </w:rPr>
        <w:t xml:space="preserve">      string HFtime:units = "seconds since 1970-01-01T00:00:00";  // UTC</w:t>
      </w:r>
    </w:p>
    <w:p w14:paraId="06983E95" w14:textId="77777777" w:rsidR="00D51327" w:rsidRPr="00D51327" w:rsidRDefault="00D51327" w:rsidP="00D51327">
      <w:pPr>
        <w:rPr>
          <w:lang w:val="en-GB"/>
        </w:rPr>
      </w:pPr>
      <w:r w:rsidRPr="00D51327">
        <w:rPr>
          <w:lang w:val="en-GB"/>
        </w:rPr>
        <w:t xml:space="preserve">      string HFtime:axis = "T";</w:t>
      </w:r>
    </w:p>
    <w:p w14:paraId="19A59D0B" w14:textId="77777777" w:rsidR="00D51327" w:rsidRPr="00D51327" w:rsidRDefault="00D51327" w:rsidP="00D51327">
      <w:pPr>
        <w:rPr>
          <w:lang w:val="en-GB"/>
        </w:rPr>
      </w:pPr>
      <w:r w:rsidRPr="00D51327">
        <w:rPr>
          <w:lang w:val="en-GB"/>
        </w:rPr>
        <w:t xml:space="preserve">      string HFtime:coverage_content_type = "coordinate";</w:t>
      </w:r>
    </w:p>
    <w:p w14:paraId="01866A58" w14:textId="77777777" w:rsidR="00D51327" w:rsidRPr="00D51327" w:rsidRDefault="00D51327" w:rsidP="00D51327">
      <w:pPr>
        <w:rPr>
          <w:lang w:val="en-GB"/>
        </w:rPr>
      </w:pPr>
    </w:p>
    <w:p w14:paraId="1CAA600D" w14:textId="77777777" w:rsidR="00D51327" w:rsidRPr="00D51327" w:rsidRDefault="00D51327" w:rsidP="00D51327">
      <w:pPr>
        <w:rPr>
          <w:lang w:val="en-GB"/>
        </w:rPr>
      </w:pPr>
      <w:r w:rsidRPr="00D51327">
        <w:rPr>
          <w:lang w:val="en-GB"/>
        </w:rPr>
        <w:t xml:space="preserve">    </w:t>
      </w:r>
      <w:r>
        <w:rPr>
          <w:lang w:val="en-GB"/>
        </w:rPr>
        <w:t xml:space="preserve"> </w:t>
      </w:r>
      <w:r w:rsidRPr="00D51327">
        <w:rPr>
          <w:lang w:val="en-GB"/>
        </w:rPr>
        <w:t>double HFlongitude(HFtime);</w:t>
      </w:r>
    </w:p>
    <w:p w14:paraId="4F33A166" w14:textId="77777777" w:rsidR="00D51327" w:rsidRPr="00D51327" w:rsidRDefault="00D51327" w:rsidP="00D51327">
      <w:pPr>
        <w:rPr>
          <w:lang w:val="en-GB"/>
        </w:rPr>
      </w:pPr>
      <w:r w:rsidRPr="00D51327">
        <w:rPr>
          <w:lang w:val="en-GB"/>
        </w:rPr>
        <w:t xml:space="preserve">      string HFlongitude:long_name = "estimated longitude for high frequency observation periods";</w:t>
      </w:r>
    </w:p>
    <w:p w14:paraId="0AC3A0C2" w14:textId="77777777" w:rsidR="00D51327" w:rsidRPr="00D51327" w:rsidRDefault="00D51327" w:rsidP="00D51327">
      <w:pPr>
        <w:rPr>
          <w:lang w:val="en-GB"/>
        </w:rPr>
      </w:pPr>
      <w:r w:rsidRPr="00D51327">
        <w:rPr>
          <w:lang w:val="en-GB"/>
        </w:rPr>
        <w:t xml:space="preserve">      string HFlongitude:standard_name = "longitude";</w:t>
      </w:r>
    </w:p>
    <w:p w14:paraId="0DFAF46B" w14:textId="77777777" w:rsidR="00D51327" w:rsidRPr="00D51327" w:rsidRDefault="00D51327" w:rsidP="00D51327">
      <w:pPr>
        <w:rPr>
          <w:lang w:val="en-GB"/>
        </w:rPr>
      </w:pPr>
      <w:r w:rsidRPr="00D51327">
        <w:rPr>
          <w:lang w:val="en-GB"/>
        </w:rPr>
        <w:t xml:space="preserve">      string HFlongitude:units = "degrees_east";      </w:t>
      </w:r>
    </w:p>
    <w:p w14:paraId="6F7F5A5A" w14:textId="77777777" w:rsidR="00D51327" w:rsidRPr="00D51327" w:rsidRDefault="00D51327" w:rsidP="00D51327">
      <w:pPr>
        <w:rPr>
          <w:lang w:val="en-GB"/>
        </w:rPr>
      </w:pPr>
      <w:r w:rsidRPr="00D51327">
        <w:rPr>
          <w:lang w:val="en-GB"/>
        </w:rPr>
        <w:t xml:space="preserve">      string HFlongitude:axis = "X";</w:t>
      </w:r>
    </w:p>
    <w:p w14:paraId="03BA125B" w14:textId="09A8B8CC" w:rsidR="00D51327" w:rsidRPr="00D51327" w:rsidRDefault="00D51327" w:rsidP="00D51327">
      <w:pPr>
        <w:rPr>
          <w:lang w:val="en-GB"/>
        </w:rPr>
      </w:pPr>
      <w:r w:rsidRPr="00D51327">
        <w:rPr>
          <w:lang w:val="en-GB"/>
        </w:rPr>
        <w:t xml:space="preserve">      double HFlongitude:_FillValue = </w:t>
      </w:r>
      <w:r w:rsidR="006B305A">
        <w:rPr>
          <w:lang w:val="en-GB"/>
        </w:rPr>
        <w:t>NaN;</w:t>
      </w:r>
    </w:p>
    <w:p w14:paraId="145ED0A7" w14:textId="77777777" w:rsidR="00D51327" w:rsidRPr="00D51327" w:rsidRDefault="00D51327" w:rsidP="00D51327">
      <w:pPr>
        <w:rPr>
          <w:lang w:val="en-GB"/>
        </w:rPr>
      </w:pPr>
      <w:r w:rsidRPr="00D51327">
        <w:rPr>
          <w:lang w:val="en-GB"/>
        </w:rPr>
        <w:t xml:space="preserve">      double HFlongitude:valid_max = -118.48636166666667;</w:t>
      </w:r>
    </w:p>
    <w:p w14:paraId="147754DD" w14:textId="5C069344" w:rsidR="00D51327" w:rsidRDefault="00D51327" w:rsidP="00D51327">
      <w:pPr>
        <w:rPr>
          <w:lang w:val="en-GB"/>
        </w:rPr>
      </w:pPr>
      <w:r w:rsidRPr="00D51327">
        <w:rPr>
          <w:lang w:val="en-GB"/>
        </w:rPr>
        <w:t xml:space="preserve">      double HFlongitude:valid_min = -127.43765333333333;</w:t>
      </w:r>
    </w:p>
    <w:p w14:paraId="034C78BD" w14:textId="6CD4FABC" w:rsidR="001132A3" w:rsidRPr="00A6419E" w:rsidRDefault="001132A3" w:rsidP="00D51327">
      <w:pPr>
        <w:rPr>
          <w:color w:val="FF0000"/>
          <w:lang w:val="en-GB"/>
        </w:rPr>
      </w:pPr>
      <w:r w:rsidRPr="001132A3">
        <w:rPr>
          <w:lang w:val="en-GB"/>
        </w:rPr>
        <w:t xml:space="preserve">      </w:t>
      </w:r>
      <w:r w:rsidRPr="00A6419E">
        <w:rPr>
          <w:color w:val="FF0000"/>
          <w:lang w:val="en-GB"/>
        </w:rPr>
        <w:t>string HFlongitude:ancillary_variables = "HFlongitude_uncertainty";</w:t>
      </w:r>
    </w:p>
    <w:p w14:paraId="40FF4C9F" w14:textId="77777777" w:rsidR="00D51327" w:rsidRPr="00D51327" w:rsidRDefault="00D51327" w:rsidP="00D51327">
      <w:pPr>
        <w:rPr>
          <w:lang w:val="en-GB"/>
        </w:rPr>
      </w:pPr>
      <w:r w:rsidRPr="00D51327">
        <w:rPr>
          <w:lang w:val="en-GB"/>
        </w:rPr>
        <w:t xml:space="preserve">      string HFlongitude:coverage_content_type = "coordinate";</w:t>
      </w:r>
    </w:p>
    <w:p w14:paraId="1D2B3B4B" w14:textId="77777777" w:rsidR="00D51327" w:rsidRPr="00D51327" w:rsidRDefault="00D51327" w:rsidP="00D51327">
      <w:pPr>
        <w:rPr>
          <w:lang w:val="en-GB"/>
        </w:rPr>
      </w:pPr>
      <w:r w:rsidRPr="00D51327">
        <w:rPr>
          <w:lang w:val="en-GB"/>
        </w:rPr>
        <w:t xml:space="preserve">      </w:t>
      </w:r>
    </w:p>
    <w:p w14:paraId="1E8E6352" w14:textId="77777777" w:rsidR="00D51327" w:rsidRPr="00D51327" w:rsidRDefault="00D51327" w:rsidP="00D51327">
      <w:pPr>
        <w:rPr>
          <w:lang w:val="en-GB"/>
        </w:rPr>
      </w:pPr>
      <w:r w:rsidRPr="00D51327">
        <w:rPr>
          <w:lang w:val="en-GB"/>
        </w:rPr>
        <w:t xml:space="preserve">     </w:t>
      </w:r>
      <w:r>
        <w:rPr>
          <w:lang w:val="en-GB"/>
        </w:rPr>
        <w:t xml:space="preserve"> </w:t>
      </w:r>
      <w:r w:rsidRPr="00D51327">
        <w:rPr>
          <w:lang w:val="en-GB"/>
        </w:rPr>
        <w:t>double HFlongitude_uncertainty(HFtime);</w:t>
      </w:r>
    </w:p>
    <w:p w14:paraId="578507AC" w14:textId="32BE7D69" w:rsidR="00D51327" w:rsidRDefault="00D51327" w:rsidP="00D51327">
      <w:pPr>
        <w:rPr>
          <w:lang w:val="en-GB"/>
        </w:rPr>
      </w:pPr>
      <w:r w:rsidRPr="00D51327">
        <w:rPr>
          <w:lang w:val="en-GB"/>
        </w:rPr>
        <w:t xml:space="preserve">      string HFlongitude_uncertainty:long_name = "derived uncertainty around longitude estimate for high frequency observation periods";</w:t>
      </w:r>
    </w:p>
    <w:p w14:paraId="50DDE415" w14:textId="3E656760" w:rsidR="001132A3" w:rsidRPr="00D51327" w:rsidRDefault="001132A3" w:rsidP="00D51327">
      <w:pPr>
        <w:rPr>
          <w:lang w:val="en-GB"/>
        </w:rPr>
      </w:pPr>
      <w:r w:rsidRPr="001132A3">
        <w:rPr>
          <w:lang w:val="en-GB"/>
        </w:rPr>
        <w:t xml:space="preserve">      </w:t>
      </w:r>
      <w:r w:rsidRPr="00A6419E">
        <w:rPr>
          <w:color w:val="FF0000"/>
          <w:lang w:val="en-GB"/>
        </w:rPr>
        <w:t>string HFlongitude_uncertainty:standard_name = "longitude standard_error";</w:t>
      </w:r>
    </w:p>
    <w:p w14:paraId="258424E2" w14:textId="728B4078" w:rsidR="00D51327" w:rsidRPr="00D51327" w:rsidRDefault="00D51327" w:rsidP="00D51327">
      <w:pPr>
        <w:rPr>
          <w:lang w:val="en-GB"/>
        </w:rPr>
      </w:pPr>
      <w:r w:rsidRPr="00D51327">
        <w:rPr>
          <w:lang w:val="en-GB"/>
        </w:rPr>
        <w:t xml:space="preserve">      string HFlongitude_uncertainty:units = "degrees";</w:t>
      </w:r>
    </w:p>
    <w:p w14:paraId="5987ABF2" w14:textId="52758028" w:rsidR="00D51327" w:rsidRPr="00D51327" w:rsidRDefault="00D51327" w:rsidP="00D51327">
      <w:pPr>
        <w:rPr>
          <w:lang w:val="en-GB"/>
        </w:rPr>
      </w:pPr>
      <w:r w:rsidRPr="00D51327">
        <w:rPr>
          <w:lang w:val="en-GB"/>
        </w:rPr>
        <w:t xml:space="preserve">      double HFlongitude_uncertainty:_FillValue = </w:t>
      </w:r>
      <w:r w:rsidR="006B305A">
        <w:rPr>
          <w:lang w:val="en-GB"/>
        </w:rPr>
        <w:t>NaN;</w:t>
      </w:r>
    </w:p>
    <w:p w14:paraId="44DC4572" w14:textId="77777777" w:rsidR="00D51327" w:rsidRPr="00D51327" w:rsidRDefault="00D51327" w:rsidP="00D51327">
      <w:pPr>
        <w:rPr>
          <w:lang w:val="en-GB"/>
        </w:rPr>
      </w:pPr>
      <w:r w:rsidRPr="00D51327">
        <w:rPr>
          <w:lang w:val="en-GB"/>
        </w:rPr>
        <w:t xml:space="preserve">      double HFlongitude_uncertainty:valid_max = 0.05;</w:t>
      </w:r>
    </w:p>
    <w:p w14:paraId="5160FAC8" w14:textId="77777777" w:rsidR="00D51327" w:rsidRPr="00D51327" w:rsidRDefault="00D51327" w:rsidP="00D51327">
      <w:pPr>
        <w:rPr>
          <w:lang w:val="en-GB"/>
        </w:rPr>
      </w:pPr>
      <w:r w:rsidRPr="00D51327">
        <w:rPr>
          <w:lang w:val="en-GB"/>
        </w:rPr>
        <w:t xml:space="preserve">      double HFlongitude_uncertainty:valid_min = 0.01;</w:t>
      </w:r>
    </w:p>
    <w:p w14:paraId="1081B8BB" w14:textId="77777777" w:rsidR="00D51327" w:rsidRPr="00D51327" w:rsidRDefault="00D51327" w:rsidP="00D51327">
      <w:pPr>
        <w:rPr>
          <w:lang w:val="en-GB"/>
        </w:rPr>
      </w:pPr>
      <w:r w:rsidRPr="00D51327">
        <w:rPr>
          <w:lang w:val="en-GB"/>
        </w:rPr>
        <w:t xml:space="preserve">      string HFlongitude_uncertainty:coverage_content_type = "qualityInformation";    </w:t>
      </w:r>
    </w:p>
    <w:p w14:paraId="5B988AE4" w14:textId="77777777" w:rsidR="00D51327" w:rsidRPr="00D51327" w:rsidRDefault="00D51327" w:rsidP="00D51327">
      <w:pPr>
        <w:rPr>
          <w:lang w:val="en-GB"/>
        </w:rPr>
      </w:pPr>
    </w:p>
    <w:p w14:paraId="06152612" w14:textId="77777777" w:rsidR="00D51327" w:rsidRPr="00D51327" w:rsidRDefault="00D51327" w:rsidP="00D51327">
      <w:pPr>
        <w:rPr>
          <w:lang w:val="en-GB"/>
        </w:rPr>
      </w:pPr>
      <w:r w:rsidRPr="00D51327">
        <w:rPr>
          <w:lang w:val="en-GB"/>
        </w:rPr>
        <w:t xml:space="preserve">    </w:t>
      </w:r>
      <w:r>
        <w:rPr>
          <w:lang w:val="en-GB"/>
        </w:rPr>
        <w:t xml:space="preserve"> </w:t>
      </w:r>
      <w:r w:rsidRPr="00D51327">
        <w:rPr>
          <w:lang w:val="en-GB"/>
        </w:rPr>
        <w:t>double HFlatitude(HFtime);</w:t>
      </w:r>
    </w:p>
    <w:p w14:paraId="746240D3" w14:textId="77777777" w:rsidR="00D51327" w:rsidRPr="00D51327" w:rsidRDefault="00D51327" w:rsidP="00D51327">
      <w:pPr>
        <w:rPr>
          <w:lang w:val="en-GB"/>
        </w:rPr>
      </w:pPr>
      <w:r w:rsidRPr="00D51327">
        <w:rPr>
          <w:lang w:val="en-GB"/>
        </w:rPr>
        <w:t xml:space="preserve">      string HFlatitude:long_name = "estimated latitude for high frequency observation periods";</w:t>
      </w:r>
    </w:p>
    <w:p w14:paraId="785DD902" w14:textId="77777777" w:rsidR="00D51327" w:rsidRPr="00D51327" w:rsidRDefault="00D51327" w:rsidP="00D51327">
      <w:pPr>
        <w:rPr>
          <w:lang w:val="en-GB"/>
        </w:rPr>
      </w:pPr>
      <w:r w:rsidRPr="00D51327">
        <w:rPr>
          <w:lang w:val="en-GB"/>
        </w:rPr>
        <w:t xml:space="preserve">      string HFlatitude:standard_name = "latitude";</w:t>
      </w:r>
    </w:p>
    <w:p w14:paraId="435B1365" w14:textId="77777777" w:rsidR="00D51327" w:rsidRPr="00D51327" w:rsidRDefault="00D51327" w:rsidP="00D51327">
      <w:pPr>
        <w:rPr>
          <w:lang w:val="en-GB"/>
        </w:rPr>
      </w:pPr>
      <w:r w:rsidRPr="00D51327">
        <w:rPr>
          <w:lang w:val="en-GB"/>
        </w:rPr>
        <w:t xml:space="preserve">      string HFlatitude:units = "degrees_north";  </w:t>
      </w:r>
    </w:p>
    <w:p w14:paraId="1803D24D" w14:textId="77777777" w:rsidR="00D51327" w:rsidRPr="00D51327" w:rsidRDefault="00D51327" w:rsidP="00D51327">
      <w:pPr>
        <w:rPr>
          <w:lang w:val="en-GB"/>
        </w:rPr>
      </w:pPr>
      <w:r w:rsidRPr="00D51327">
        <w:rPr>
          <w:lang w:val="en-GB"/>
        </w:rPr>
        <w:t xml:space="preserve">      string HFlatitude:axis = "Y";      </w:t>
      </w:r>
    </w:p>
    <w:p w14:paraId="65A787D2" w14:textId="202BD2A1" w:rsidR="00D51327" w:rsidRPr="00D51327" w:rsidRDefault="00D51327" w:rsidP="00D51327">
      <w:pPr>
        <w:rPr>
          <w:lang w:val="en-GB"/>
        </w:rPr>
      </w:pPr>
      <w:r w:rsidRPr="00D51327">
        <w:rPr>
          <w:lang w:val="en-GB"/>
        </w:rPr>
        <w:t xml:space="preserve">      doub</w:t>
      </w:r>
      <w:r w:rsidR="006B305A">
        <w:rPr>
          <w:lang w:val="en-GB"/>
        </w:rPr>
        <w:t>le HFlatitude:_FillValue = NaN;</w:t>
      </w:r>
    </w:p>
    <w:p w14:paraId="671277CD" w14:textId="77777777" w:rsidR="00D51327" w:rsidRPr="00D51327" w:rsidRDefault="00D51327" w:rsidP="00D51327">
      <w:pPr>
        <w:rPr>
          <w:lang w:val="en-GB"/>
        </w:rPr>
      </w:pPr>
      <w:r w:rsidRPr="00D51327">
        <w:rPr>
          <w:lang w:val="en-GB"/>
        </w:rPr>
        <w:t xml:space="preserve">      double HFlatitude:valid_max = 30.639526666666665;</w:t>
      </w:r>
    </w:p>
    <w:p w14:paraId="4A8ADE9F" w14:textId="3131F496" w:rsidR="00D51327" w:rsidRDefault="00D51327" w:rsidP="00D51327">
      <w:pPr>
        <w:rPr>
          <w:lang w:val="en-GB"/>
        </w:rPr>
      </w:pPr>
      <w:r w:rsidRPr="00D51327">
        <w:rPr>
          <w:lang w:val="en-GB"/>
        </w:rPr>
        <w:t xml:space="preserve">      double HFlatitude:valid_min = 9.908965;</w:t>
      </w:r>
    </w:p>
    <w:p w14:paraId="6480F22F" w14:textId="16BC8B07" w:rsidR="001132A3" w:rsidRPr="00D51327" w:rsidRDefault="001132A3" w:rsidP="00D51327">
      <w:pPr>
        <w:rPr>
          <w:lang w:val="en-GB"/>
        </w:rPr>
      </w:pPr>
      <w:r w:rsidRPr="001132A3">
        <w:rPr>
          <w:lang w:val="en-GB"/>
        </w:rPr>
        <w:t xml:space="preserve">   </w:t>
      </w:r>
      <w:r>
        <w:rPr>
          <w:lang w:val="en-GB"/>
        </w:rPr>
        <w:t xml:space="preserve">   </w:t>
      </w:r>
      <w:r w:rsidRPr="00A6419E">
        <w:rPr>
          <w:color w:val="FF0000"/>
          <w:lang w:val="en-GB"/>
        </w:rPr>
        <w:t>string HFlatitude:ancillary_variables = "latitude_uncertainty";</w:t>
      </w:r>
    </w:p>
    <w:p w14:paraId="4C8B49DC" w14:textId="77777777" w:rsidR="00D51327" w:rsidRPr="00D51327" w:rsidRDefault="00D51327" w:rsidP="00D51327">
      <w:pPr>
        <w:rPr>
          <w:lang w:val="en-GB"/>
        </w:rPr>
      </w:pPr>
      <w:r w:rsidRPr="00D51327">
        <w:rPr>
          <w:lang w:val="en-GB"/>
        </w:rPr>
        <w:t xml:space="preserve">      string HFlatitude:coverage_content_type = "coordinate";</w:t>
      </w:r>
    </w:p>
    <w:p w14:paraId="169D5D6F" w14:textId="77777777" w:rsidR="00D51327" w:rsidRPr="00D51327" w:rsidRDefault="00D51327" w:rsidP="00D51327">
      <w:pPr>
        <w:rPr>
          <w:lang w:val="en-GB"/>
        </w:rPr>
      </w:pPr>
      <w:r w:rsidRPr="00D51327">
        <w:rPr>
          <w:lang w:val="en-GB"/>
        </w:rPr>
        <w:t xml:space="preserve">      </w:t>
      </w:r>
    </w:p>
    <w:p w14:paraId="2E161D01" w14:textId="77777777" w:rsidR="00D51327" w:rsidRPr="00D51327" w:rsidRDefault="00D51327" w:rsidP="00D51327">
      <w:pPr>
        <w:rPr>
          <w:lang w:val="en-GB"/>
        </w:rPr>
      </w:pPr>
      <w:r w:rsidRPr="00D51327">
        <w:rPr>
          <w:lang w:val="en-GB"/>
        </w:rPr>
        <w:t xml:space="preserve">    </w:t>
      </w:r>
      <w:r>
        <w:rPr>
          <w:lang w:val="en-GB"/>
        </w:rPr>
        <w:t xml:space="preserve"> </w:t>
      </w:r>
      <w:r w:rsidRPr="00D51327">
        <w:rPr>
          <w:lang w:val="en-GB"/>
        </w:rPr>
        <w:t>double HFlatitude_uncertainty(HFtime);</w:t>
      </w:r>
    </w:p>
    <w:p w14:paraId="21637340" w14:textId="60A18679" w:rsidR="00D51327" w:rsidRDefault="00D51327" w:rsidP="00D51327">
      <w:pPr>
        <w:rPr>
          <w:lang w:val="en-GB"/>
        </w:rPr>
      </w:pPr>
      <w:r w:rsidRPr="00D51327">
        <w:rPr>
          <w:lang w:val="en-GB"/>
        </w:rPr>
        <w:t xml:space="preserve">      string HFlatitude_uncertainty:long_name = "derived uncertainty around latitude estimate for high frequency observation periods";</w:t>
      </w:r>
    </w:p>
    <w:p w14:paraId="2FB0AB72" w14:textId="3619C7CF" w:rsidR="001132A3" w:rsidRPr="00D51327" w:rsidRDefault="001132A3" w:rsidP="00D51327">
      <w:pPr>
        <w:rPr>
          <w:lang w:val="en-GB"/>
        </w:rPr>
      </w:pPr>
      <w:r w:rsidRPr="001132A3">
        <w:rPr>
          <w:lang w:val="en-GB"/>
        </w:rPr>
        <w:t xml:space="preserve">   </w:t>
      </w:r>
      <w:r>
        <w:rPr>
          <w:lang w:val="en-GB"/>
        </w:rPr>
        <w:t xml:space="preserve">   </w:t>
      </w:r>
      <w:r w:rsidRPr="00A6419E">
        <w:rPr>
          <w:color w:val="FF0000"/>
          <w:lang w:val="en-GB"/>
        </w:rPr>
        <w:t>string HFlatitude_uncertainty:standard_name = "latitude standard_error";</w:t>
      </w:r>
    </w:p>
    <w:p w14:paraId="7F492774" w14:textId="3D08DFD4" w:rsidR="00D51327" w:rsidRPr="00D51327" w:rsidRDefault="00D51327" w:rsidP="00D51327">
      <w:pPr>
        <w:rPr>
          <w:lang w:val="en-GB"/>
        </w:rPr>
      </w:pPr>
      <w:r w:rsidRPr="00D51327">
        <w:rPr>
          <w:lang w:val="en-GB"/>
        </w:rPr>
        <w:t xml:space="preserve">      string HFlatitude_uncertainty:units = "degrees";     </w:t>
      </w:r>
    </w:p>
    <w:p w14:paraId="347B78BD" w14:textId="3B745E4C" w:rsidR="00D51327" w:rsidRPr="00D51327" w:rsidRDefault="00D51327" w:rsidP="00D51327">
      <w:pPr>
        <w:rPr>
          <w:lang w:val="en-GB"/>
        </w:rPr>
      </w:pPr>
      <w:r w:rsidRPr="00D51327">
        <w:rPr>
          <w:lang w:val="en-GB"/>
        </w:rPr>
        <w:t xml:space="preserve">      double HFlatitude_uncertainty:_FillValue = </w:t>
      </w:r>
      <w:r w:rsidR="006B305A">
        <w:rPr>
          <w:lang w:val="en-GB"/>
        </w:rPr>
        <w:t>NaN;</w:t>
      </w:r>
      <w:r w:rsidRPr="00D51327">
        <w:rPr>
          <w:lang w:val="en-GB"/>
        </w:rPr>
        <w:t xml:space="preserve">      </w:t>
      </w:r>
    </w:p>
    <w:p w14:paraId="7FD3BE34" w14:textId="77777777" w:rsidR="00D51327" w:rsidRPr="00D51327" w:rsidRDefault="00D51327" w:rsidP="00D51327">
      <w:pPr>
        <w:rPr>
          <w:lang w:val="en-GB"/>
        </w:rPr>
      </w:pPr>
      <w:r w:rsidRPr="00D51327">
        <w:rPr>
          <w:lang w:val="en-GB"/>
        </w:rPr>
        <w:t xml:space="preserve">      double HFlatitude_uncertainty:valid_max = 0.05;</w:t>
      </w:r>
    </w:p>
    <w:p w14:paraId="7934BF08" w14:textId="77777777" w:rsidR="00D51327" w:rsidRPr="00D51327" w:rsidRDefault="00D51327" w:rsidP="00D51327">
      <w:pPr>
        <w:rPr>
          <w:lang w:val="en-GB"/>
        </w:rPr>
      </w:pPr>
      <w:r w:rsidRPr="00D51327">
        <w:rPr>
          <w:lang w:val="en-GB"/>
        </w:rPr>
        <w:t xml:space="preserve">      double HFlatitude_uncertainty:valid_min = 0.01;</w:t>
      </w:r>
    </w:p>
    <w:p w14:paraId="779196B4" w14:textId="77777777" w:rsidR="00D51327" w:rsidRPr="00D51327" w:rsidRDefault="00D51327" w:rsidP="00D51327">
      <w:pPr>
        <w:rPr>
          <w:lang w:val="en-GB"/>
        </w:rPr>
      </w:pPr>
      <w:r w:rsidRPr="00D51327">
        <w:rPr>
          <w:lang w:val="en-GB"/>
        </w:rPr>
        <w:t xml:space="preserve">      string HFlatitude_uncertainty:coverage_content_type = "qualityInformation"; </w:t>
      </w:r>
    </w:p>
    <w:p w14:paraId="274F80E3" w14:textId="77777777" w:rsidR="00D51327" w:rsidRPr="00D51327" w:rsidRDefault="00D51327" w:rsidP="00D51327">
      <w:pPr>
        <w:rPr>
          <w:lang w:val="en-GB"/>
        </w:rPr>
      </w:pPr>
    </w:p>
    <w:p w14:paraId="301043EE" w14:textId="77777777" w:rsidR="00D51327" w:rsidRPr="00D51327" w:rsidRDefault="00D51327" w:rsidP="00D51327">
      <w:pPr>
        <w:rPr>
          <w:lang w:val="en-GB"/>
        </w:rPr>
      </w:pPr>
      <w:r w:rsidRPr="00D51327">
        <w:rPr>
          <w:lang w:val="en-GB"/>
        </w:rPr>
        <w:t xml:space="preserve">     </w:t>
      </w:r>
      <w:r>
        <w:rPr>
          <w:lang w:val="en-GB"/>
        </w:rPr>
        <w:t xml:space="preserve"> </w:t>
      </w:r>
      <w:r w:rsidRPr="00D51327">
        <w:rPr>
          <w:lang w:val="en-GB"/>
        </w:rPr>
        <w:t>double HFdepth(HFtime);</w:t>
      </w:r>
    </w:p>
    <w:p w14:paraId="7B0AD587" w14:textId="77777777" w:rsidR="00D51327" w:rsidRPr="00D51327" w:rsidRDefault="00D51327" w:rsidP="00D51327">
      <w:pPr>
        <w:rPr>
          <w:lang w:val="en-GB"/>
        </w:rPr>
      </w:pPr>
      <w:r w:rsidRPr="00D51327">
        <w:rPr>
          <w:lang w:val="en-GB"/>
        </w:rPr>
        <w:t xml:space="preserve">      string HFdepth:long_name = "measured depth for high frequency observation periods";</w:t>
      </w:r>
    </w:p>
    <w:p w14:paraId="69AE949A" w14:textId="77777777" w:rsidR="00D51327" w:rsidRPr="00D51327" w:rsidRDefault="00D51327" w:rsidP="00D51327">
      <w:pPr>
        <w:rPr>
          <w:lang w:val="en-GB"/>
        </w:rPr>
      </w:pPr>
      <w:r w:rsidRPr="00D51327">
        <w:rPr>
          <w:lang w:val="en-GB"/>
        </w:rPr>
        <w:t xml:space="preserve">      string HFdepth:standard_name = "depth";</w:t>
      </w:r>
    </w:p>
    <w:p w14:paraId="6987BBD3" w14:textId="77777777" w:rsidR="00D51327" w:rsidRPr="00D51327" w:rsidRDefault="00D51327" w:rsidP="00D51327">
      <w:pPr>
        <w:rPr>
          <w:lang w:val="en-GB"/>
        </w:rPr>
      </w:pPr>
      <w:r w:rsidRPr="00D51327">
        <w:rPr>
          <w:lang w:val="en-GB"/>
        </w:rPr>
        <w:t xml:space="preserve">      string HFdepth:units = "m";  </w:t>
      </w:r>
    </w:p>
    <w:p w14:paraId="173D6C5D" w14:textId="77777777" w:rsidR="00D51327" w:rsidRPr="00D51327" w:rsidRDefault="00D51327" w:rsidP="00D51327">
      <w:pPr>
        <w:rPr>
          <w:lang w:val="en-GB"/>
        </w:rPr>
      </w:pPr>
      <w:r w:rsidRPr="00D51327">
        <w:rPr>
          <w:lang w:val="en-GB"/>
        </w:rPr>
        <w:t xml:space="preserve">      string HFdepth:axis = "Z"; </w:t>
      </w:r>
    </w:p>
    <w:p w14:paraId="2A72F60A" w14:textId="77777777" w:rsidR="00D51327" w:rsidRPr="00D51327" w:rsidRDefault="00D51327" w:rsidP="00D51327">
      <w:pPr>
        <w:rPr>
          <w:lang w:val="en-GB"/>
        </w:rPr>
      </w:pPr>
      <w:r w:rsidRPr="00D51327">
        <w:rPr>
          <w:lang w:val="en-GB"/>
        </w:rPr>
        <w:t xml:space="preserve">      string HFdepth:positive = "down";</w:t>
      </w:r>
    </w:p>
    <w:p w14:paraId="1755B7B3" w14:textId="521BD4A4" w:rsidR="00D51327" w:rsidRPr="00D51327" w:rsidRDefault="00D51327" w:rsidP="00D51327">
      <w:pPr>
        <w:rPr>
          <w:lang w:val="en-GB"/>
        </w:rPr>
      </w:pPr>
      <w:r w:rsidRPr="00D51327">
        <w:rPr>
          <w:lang w:val="en-GB"/>
        </w:rPr>
        <w:t xml:space="preserve">      double HFdepth:_FillValue = NaN;</w:t>
      </w:r>
    </w:p>
    <w:p w14:paraId="4E750E3E" w14:textId="0543FAE6" w:rsidR="00D51327" w:rsidRPr="00D51327" w:rsidRDefault="00D51327" w:rsidP="00D51327">
      <w:pPr>
        <w:rPr>
          <w:lang w:val="en-GB"/>
        </w:rPr>
      </w:pPr>
      <w:r w:rsidRPr="00D51327">
        <w:rPr>
          <w:lang w:val="en-GB"/>
        </w:rPr>
        <w:t xml:space="preserve">      double HFdepth:valid_max = </w:t>
      </w:r>
      <w:r w:rsidR="00095CEE">
        <w:rPr>
          <w:lang w:val="en-GB"/>
        </w:rPr>
        <w:t>500.000</w:t>
      </w:r>
      <w:r w:rsidRPr="00D51327">
        <w:rPr>
          <w:lang w:val="en-GB"/>
        </w:rPr>
        <w:t>;</w:t>
      </w:r>
    </w:p>
    <w:p w14:paraId="7BB02D8C" w14:textId="03A52F6F" w:rsidR="00D51327" w:rsidRPr="00D51327" w:rsidRDefault="00D51327" w:rsidP="00D51327">
      <w:pPr>
        <w:rPr>
          <w:lang w:val="en-GB"/>
        </w:rPr>
      </w:pPr>
      <w:r w:rsidRPr="00D51327">
        <w:rPr>
          <w:lang w:val="en-GB"/>
        </w:rPr>
        <w:t xml:space="preserve">      double HFdepth:valid_min = </w:t>
      </w:r>
      <w:r w:rsidR="00095CEE">
        <w:rPr>
          <w:lang w:val="en-GB"/>
        </w:rPr>
        <w:t>0.000</w:t>
      </w:r>
      <w:r w:rsidRPr="00D51327">
        <w:rPr>
          <w:lang w:val="en-GB"/>
        </w:rPr>
        <w:t>;</w:t>
      </w:r>
    </w:p>
    <w:p w14:paraId="30D04993" w14:textId="77777777" w:rsidR="00D51327" w:rsidRPr="00D51327" w:rsidRDefault="00D51327" w:rsidP="00D51327">
      <w:pPr>
        <w:rPr>
          <w:lang w:val="en-GB"/>
        </w:rPr>
      </w:pPr>
      <w:r w:rsidRPr="00D51327">
        <w:rPr>
          <w:lang w:val="en-GB"/>
        </w:rPr>
        <w:t xml:space="preserve">      string HFdepth:coverage_content_type = "coordinate"; </w:t>
      </w:r>
    </w:p>
    <w:p w14:paraId="41A34DAA" w14:textId="77777777" w:rsidR="00D51327" w:rsidRPr="00D51327" w:rsidRDefault="00D51327" w:rsidP="00D51327">
      <w:pPr>
        <w:rPr>
          <w:lang w:val="en-GB"/>
        </w:rPr>
      </w:pPr>
    </w:p>
    <w:p w14:paraId="30E7549E" w14:textId="77777777" w:rsidR="00D51327" w:rsidRPr="00D51327" w:rsidRDefault="00D51327" w:rsidP="00D51327">
      <w:pPr>
        <w:rPr>
          <w:lang w:val="en-GB"/>
        </w:rPr>
      </w:pPr>
    </w:p>
    <w:p w14:paraId="35A5ED6B" w14:textId="77777777" w:rsidR="00D51327" w:rsidRPr="00D51327" w:rsidRDefault="00D51327" w:rsidP="00D51327">
      <w:pPr>
        <w:rPr>
          <w:b/>
          <w:lang w:val="en-GB"/>
        </w:rPr>
      </w:pPr>
      <w:r w:rsidRPr="00D51327">
        <w:rPr>
          <w:b/>
          <w:lang w:val="en-GB"/>
        </w:rPr>
        <w:t xml:space="preserve">  \\Geophysical measurement Variables</w:t>
      </w:r>
    </w:p>
    <w:p w14:paraId="3991E84E" w14:textId="77777777" w:rsidR="00D51327" w:rsidRPr="00D51327" w:rsidRDefault="00D51327" w:rsidP="00D51327">
      <w:pPr>
        <w:rPr>
          <w:lang w:val="en-GB"/>
        </w:rPr>
      </w:pPr>
      <w:r w:rsidRPr="00D51327">
        <w:rPr>
          <w:lang w:val="en-GB"/>
        </w:rPr>
        <w:t xml:space="preserve">      </w:t>
      </w:r>
    </w:p>
    <w:p w14:paraId="2D89C849" w14:textId="77777777" w:rsidR="00D51327" w:rsidRPr="00D51327" w:rsidRDefault="00D51327" w:rsidP="00D51327">
      <w:pPr>
        <w:rPr>
          <w:lang w:val="en-GB"/>
        </w:rPr>
      </w:pPr>
      <w:r w:rsidRPr="00D51327">
        <w:rPr>
          <w:lang w:val="en-GB"/>
        </w:rPr>
        <w:t xml:space="preserve">   </w:t>
      </w:r>
      <w:r>
        <w:rPr>
          <w:lang w:val="en-GB"/>
        </w:rPr>
        <w:t xml:space="preserve"> </w:t>
      </w:r>
      <w:r w:rsidRPr="00D51327">
        <w:rPr>
          <w:lang w:val="en-GB"/>
        </w:rPr>
        <w:t xml:space="preserve"> double external_temperature(time);</w:t>
      </w:r>
    </w:p>
    <w:p w14:paraId="19D56B18" w14:textId="77777777" w:rsidR="00D51327" w:rsidRPr="00D51327" w:rsidRDefault="00D51327" w:rsidP="00D51327">
      <w:pPr>
        <w:rPr>
          <w:lang w:val="en-GB"/>
        </w:rPr>
      </w:pPr>
      <w:r w:rsidRPr="00D51327">
        <w:rPr>
          <w:lang w:val="en-GB"/>
        </w:rPr>
        <w:t xml:space="preserve">      string temperature:long_name = "sea water wemperature";</w:t>
      </w:r>
    </w:p>
    <w:p w14:paraId="2B7A31A4" w14:textId="77777777" w:rsidR="00D51327" w:rsidRPr="00D51327" w:rsidRDefault="00D51327" w:rsidP="00D51327">
      <w:pPr>
        <w:rPr>
          <w:lang w:val="en-GB"/>
        </w:rPr>
      </w:pPr>
      <w:r w:rsidRPr="00D51327">
        <w:rPr>
          <w:lang w:val="en-GB"/>
        </w:rPr>
        <w:t xml:space="preserve">      string temperature:standard_name = "sea_water_temperature";</w:t>
      </w:r>
    </w:p>
    <w:p w14:paraId="09CF23B8" w14:textId="77777777" w:rsidR="00D51327" w:rsidRPr="00D51327" w:rsidRDefault="00D51327" w:rsidP="00D51327">
      <w:pPr>
        <w:rPr>
          <w:lang w:val="en-GB"/>
        </w:rPr>
      </w:pPr>
      <w:r w:rsidRPr="00D51327">
        <w:rPr>
          <w:lang w:val="en-GB"/>
        </w:rPr>
        <w:t xml:space="preserve">      string temperature:units = "degrees_C";</w:t>
      </w:r>
    </w:p>
    <w:p w14:paraId="6A99F3BA" w14:textId="427F554A" w:rsidR="00D51327" w:rsidRPr="00D51327" w:rsidRDefault="00D51327" w:rsidP="00D51327">
      <w:pPr>
        <w:rPr>
          <w:lang w:val="en-GB"/>
        </w:rPr>
      </w:pPr>
      <w:r w:rsidRPr="00D51327">
        <w:rPr>
          <w:lang w:val="en-GB"/>
        </w:rPr>
        <w:t xml:space="preserve">      double temperature:_FillValue = </w:t>
      </w:r>
      <w:r w:rsidR="006B305A">
        <w:rPr>
          <w:lang w:val="en-GB"/>
        </w:rPr>
        <w:t>NaN;</w:t>
      </w:r>
    </w:p>
    <w:p w14:paraId="2F281504" w14:textId="77777777" w:rsidR="00D51327" w:rsidRPr="00D51327" w:rsidRDefault="00D51327" w:rsidP="00D51327">
      <w:pPr>
        <w:rPr>
          <w:lang w:val="en-GB"/>
        </w:rPr>
      </w:pPr>
      <w:r w:rsidRPr="00D51327">
        <w:rPr>
          <w:lang w:val="en-GB"/>
        </w:rPr>
        <w:t xml:space="preserve">      double temperature:valid_max = 30.6457;</w:t>
      </w:r>
    </w:p>
    <w:p w14:paraId="2FBB0A41" w14:textId="77777777" w:rsidR="00D51327" w:rsidRPr="00D51327" w:rsidRDefault="00D51327" w:rsidP="00D51327">
      <w:pPr>
        <w:rPr>
          <w:lang w:val="en-GB"/>
        </w:rPr>
      </w:pPr>
      <w:r w:rsidRPr="00D51327">
        <w:rPr>
          <w:lang w:val="en-GB"/>
        </w:rPr>
        <w:t xml:space="preserve">      double temperature:valid_min = 20.354621874999996;</w:t>
      </w:r>
    </w:p>
    <w:p w14:paraId="35852440" w14:textId="77777777" w:rsidR="00D51327" w:rsidRPr="00D51327" w:rsidRDefault="00D51327" w:rsidP="00D51327">
      <w:pPr>
        <w:rPr>
          <w:lang w:val="en-GB"/>
        </w:rPr>
      </w:pPr>
      <w:r w:rsidRPr="00D51327">
        <w:rPr>
          <w:lang w:val="en-GB"/>
        </w:rPr>
        <w:t xml:space="preserve">      string temperature:coordinates = "time latitude longitude depth trajectory";</w:t>
      </w:r>
    </w:p>
    <w:p w14:paraId="4FCC6D69" w14:textId="77777777" w:rsidR="00D51327" w:rsidRPr="00D51327" w:rsidRDefault="00D51327" w:rsidP="00D51327">
      <w:pPr>
        <w:rPr>
          <w:lang w:val="en-GB"/>
        </w:rPr>
      </w:pPr>
      <w:r w:rsidRPr="00D51327">
        <w:rPr>
          <w:lang w:val="en-GB"/>
        </w:rPr>
        <w:t xml:space="preserve">      string temperature:coverage_content_type = "physicalMeasurement";  </w:t>
      </w:r>
    </w:p>
    <w:p w14:paraId="708E3DE4" w14:textId="77777777" w:rsidR="00D51327" w:rsidRPr="00D51327" w:rsidRDefault="00D51327" w:rsidP="00D51327">
      <w:pPr>
        <w:rPr>
          <w:lang w:val="en-GB"/>
        </w:rPr>
      </w:pPr>
      <w:r w:rsidRPr="00D51327">
        <w:rPr>
          <w:lang w:val="en-GB"/>
        </w:rPr>
        <w:t xml:space="preserve">      </w:t>
      </w:r>
    </w:p>
    <w:p w14:paraId="1BE9517C" w14:textId="77777777" w:rsidR="00D51327" w:rsidRPr="00D51327" w:rsidRDefault="00D51327" w:rsidP="00D51327">
      <w:pPr>
        <w:rPr>
          <w:lang w:val="en-GB"/>
        </w:rPr>
      </w:pPr>
      <w:r w:rsidRPr="00D51327">
        <w:rPr>
          <w:lang w:val="en-GB"/>
        </w:rPr>
        <w:t xml:space="preserve">    </w:t>
      </w:r>
      <w:r>
        <w:rPr>
          <w:lang w:val="en-GB"/>
        </w:rPr>
        <w:t xml:space="preserve"> </w:t>
      </w:r>
      <w:r w:rsidRPr="00D51327">
        <w:rPr>
          <w:lang w:val="en-GB"/>
        </w:rPr>
        <w:t>double internal_temperature(time);</w:t>
      </w:r>
    </w:p>
    <w:p w14:paraId="60E7CD0C" w14:textId="77777777" w:rsidR="00D51327" w:rsidRPr="00D51327" w:rsidRDefault="00D51327" w:rsidP="00D51327">
      <w:pPr>
        <w:rPr>
          <w:lang w:val="en-GB"/>
        </w:rPr>
      </w:pPr>
      <w:r w:rsidRPr="00D51327">
        <w:rPr>
          <w:lang w:val="en-GB"/>
        </w:rPr>
        <w:t xml:space="preserve">      string internal_temperature:long_name = "internal body temperature";</w:t>
      </w:r>
    </w:p>
    <w:p w14:paraId="37B23EBE" w14:textId="77777777" w:rsidR="00D51327" w:rsidRPr="00D51327" w:rsidRDefault="00D51327" w:rsidP="00D51327">
      <w:pPr>
        <w:rPr>
          <w:lang w:val="en-GB"/>
        </w:rPr>
      </w:pPr>
      <w:r w:rsidRPr="00D51327">
        <w:rPr>
          <w:lang w:val="en-GB"/>
        </w:rPr>
        <w:t xml:space="preserve">      string internal_temperature:units = "degrees_C";</w:t>
      </w:r>
    </w:p>
    <w:p w14:paraId="4C1DE2C1" w14:textId="22388343" w:rsidR="00D51327" w:rsidRPr="00D51327" w:rsidRDefault="00D51327" w:rsidP="00D51327">
      <w:pPr>
        <w:rPr>
          <w:lang w:val="en-GB"/>
        </w:rPr>
      </w:pPr>
      <w:r w:rsidRPr="00D51327">
        <w:rPr>
          <w:lang w:val="en-GB"/>
        </w:rPr>
        <w:t xml:space="preserve">      double internal_temperature:_FillValue = </w:t>
      </w:r>
      <w:r w:rsidR="006B305A">
        <w:rPr>
          <w:lang w:val="en-GB"/>
        </w:rPr>
        <w:t>NaN;</w:t>
      </w:r>
    </w:p>
    <w:p w14:paraId="3190D6E3" w14:textId="77777777" w:rsidR="00D51327" w:rsidRPr="00D51327" w:rsidRDefault="00D51327" w:rsidP="00D51327">
      <w:pPr>
        <w:rPr>
          <w:lang w:val="en-GB"/>
        </w:rPr>
      </w:pPr>
      <w:r w:rsidRPr="00D51327">
        <w:rPr>
          <w:lang w:val="en-GB"/>
        </w:rPr>
        <w:t xml:space="preserve">      double internal_temperature:valid_max = 27.75;</w:t>
      </w:r>
    </w:p>
    <w:p w14:paraId="1C9094F7" w14:textId="77777777" w:rsidR="00D51327" w:rsidRPr="00D51327" w:rsidRDefault="00D51327" w:rsidP="00D51327">
      <w:pPr>
        <w:rPr>
          <w:lang w:val="en-GB"/>
        </w:rPr>
      </w:pPr>
      <w:r w:rsidRPr="00D51327">
        <w:rPr>
          <w:lang w:val="en-GB"/>
        </w:rPr>
        <w:t xml:space="preserve">      double internal_temperature:valid_min = 19.200000762939453;</w:t>
      </w:r>
    </w:p>
    <w:p w14:paraId="71AF7AAE" w14:textId="77777777" w:rsidR="00D51327" w:rsidRPr="00D51327" w:rsidRDefault="00D51327" w:rsidP="00D51327">
      <w:pPr>
        <w:rPr>
          <w:lang w:val="en-GB"/>
        </w:rPr>
      </w:pPr>
      <w:r w:rsidRPr="00D51327">
        <w:rPr>
          <w:lang w:val="en-GB"/>
        </w:rPr>
        <w:t xml:space="preserve">      string internal_temperature:coordinates = "time latitude longitude depth trajectory";</w:t>
      </w:r>
    </w:p>
    <w:p w14:paraId="740252D4" w14:textId="77777777" w:rsidR="00D51327" w:rsidRPr="00D51327" w:rsidRDefault="00D51327" w:rsidP="00D51327">
      <w:pPr>
        <w:rPr>
          <w:lang w:val="en-GB"/>
        </w:rPr>
      </w:pPr>
      <w:r w:rsidRPr="00D51327">
        <w:rPr>
          <w:lang w:val="en-GB"/>
        </w:rPr>
        <w:t xml:space="preserve">      string temperature:coverage_content_type = "physicalMeasurement";  </w:t>
      </w:r>
    </w:p>
    <w:p w14:paraId="18308555" w14:textId="77777777" w:rsidR="00D51327" w:rsidRPr="00D51327" w:rsidRDefault="00D51327" w:rsidP="00D51327">
      <w:pPr>
        <w:rPr>
          <w:lang w:val="en-GB"/>
        </w:rPr>
      </w:pPr>
      <w:r w:rsidRPr="00D51327">
        <w:rPr>
          <w:lang w:val="en-GB"/>
        </w:rPr>
        <w:t xml:space="preserve">      </w:t>
      </w:r>
    </w:p>
    <w:p w14:paraId="1877BA2A" w14:textId="77777777" w:rsidR="00D51327" w:rsidRPr="00D51327" w:rsidRDefault="00D51327" w:rsidP="00D51327">
      <w:pPr>
        <w:rPr>
          <w:lang w:val="en-GB"/>
        </w:rPr>
      </w:pPr>
      <w:r w:rsidRPr="00D51327">
        <w:rPr>
          <w:lang w:val="en-GB"/>
        </w:rPr>
        <w:t xml:space="preserve">    </w:t>
      </w:r>
      <w:r>
        <w:rPr>
          <w:lang w:val="en-GB"/>
        </w:rPr>
        <w:t xml:space="preserve"> </w:t>
      </w:r>
      <w:r w:rsidRPr="00D51327">
        <w:rPr>
          <w:lang w:val="en-GB"/>
        </w:rPr>
        <w:t>double illuminance(time);</w:t>
      </w:r>
    </w:p>
    <w:p w14:paraId="442D9E25" w14:textId="77777777" w:rsidR="00D51327" w:rsidRPr="00D51327" w:rsidRDefault="00D51327" w:rsidP="00D51327">
      <w:pPr>
        <w:rPr>
          <w:lang w:val="en-GB"/>
        </w:rPr>
      </w:pPr>
      <w:r w:rsidRPr="00D51327">
        <w:rPr>
          <w:lang w:val="en-GB"/>
        </w:rPr>
        <w:t xml:space="preserve">      string illuminance:long_name = "light level";</w:t>
      </w:r>
    </w:p>
    <w:p w14:paraId="2518D6D2" w14:textId="77777777" w:rsidR="00D51327" w:rsidRPr="00D51327" w:rsidRDefault="00D51327" w:rsidP="00D51327">
      <w:pPr>
        <w:rPr>
          <w:lang w:val="en-GB"/>
        </w:rPr>
      </w:pPr>
      <w:r w:rsidRPr="00D51327">
        <w:rPr>
          <w:lang w:val="en-GB"/>
        </w:rPr>
        <w:t xml:space="preserve">      string illuminance:units = "lux";</w:t>
      </w:r>
    </w:p>
    <w:p w14:paraId="44F606E9" w14:textId="291C4A5F" w:rsidR="00D51327" w:rsidRPr="00D51327" w:rsidRDefault="00D51327" w:rsidP="00D51327">
      <w:pPr>
        <w:rPr>
          <w:lang w:val="en-GB"/>
        </w:rPr>
      </w:pPr>
      <w:r w:rsidRPr="00D51327">
        <w:rPr>
          <w:lang w:val="en-GB"/>
        </w:rPr>
        <w:t xml:space="preserve">      double illuminance:_FillValue = </w:t>
      </w:r>
      <w:r w:rsidR="006B305A">
        <w:rPr>
          <w:lang w:val="en-GB"/>
        </w:rPr>
        <w:t>NaN;</w:t>
      </w:r>
    </w:p>
    <w:p w14:paraId="2D740392" w14:textId="77777777" w:rsidR="00D51327" w:rsidRPr="00D51327" w:rsidRDefault="00D51327" w:rsidP="00D51327">
      <w:pPr>
        <w:rPr>
          <w:lang w:val="en-GB"/>
        </w:rPr>
      </w:pPr>
      <w:r w:rsidRPr="00D51327">
        <w:rPr>
          <w:lang w:val="en-GB"/>
        </w:rPr>
        <w:t xml:space="preserve">      double illuminance:valid_max = 173.0; // double       </w:t>
      </w:r>
    </w:p>
    <w:p w14:paraId="56B9B33B" w14:textId="77777777" w:rsidR="00D51327" w:rsidRPr="00D51327" w:rsidRDefault="00D51327" w:rsidP="00D51327">
      <w:pPr>
        <w:rPr>
          <w:lang w:val="en-GB"/>
        </w:rPr>
      </w:pPr>
      <w:r w:rsidRPr="00D51327">
        <w:rPr>
          <w:lang w:val="en-GB"/>
        </w:rPr>
        <w:t xml:space="preserve">      double illuminance:valid_min = 33.0; // double</w:t>
      </w:r>
    </w:p>
    <w:p w14:paraId="2D1DCB4E" w14:textId="77777777" w:rsidR="00D51327" w:rsidRPr="00D51327" w:rsidRDefault="00D51327" w:rsidP="00D51327">
      <w:pPr>
        <w:rPr>
          <w:lang w:val="en-GB"/>
        </w:rPr>
      </w:pPr>
      <w:r w:rsidRPr="00D51327">
        <w:rPr>
          <w:lang w:val="en-GB"/>
        </w:rPr>
        <w:t xml:space="preserve">      string illuminance:coordinates = "time latitude longitude depth trajectory";</w:t>
      </w:r>
    </w:p>
    <w:p w14:paraId="6B0D4640" w14:textId="77777777" w:rsidR="00D51327" w:rsidRPr="00D51327" w:rsidRDefault="00D51327" w:rsidP="00D51327">
      <w:pPr>
        <w:rPr>
          <w:lang w:val="en-GB"/>
        </w:rPr>
      </w:pPr>
      <w:r w:rsidRPr="00D51327">
        <w:rPr>
          <w:lang w:val="en-GB"/>
        </w:rPr>
        <w:t xml:space="preserve">      string illuminance:coverage_content_type = "physicalMeasurement";</w:t>
      </w:r>
    </w:p>
    <w:p w14:paraId="774CFA0F" w14:textId="77777777" w:rsidR="00D51327" w:rsidRPr="00D51327" w:rsidRDefault="00D51327" w:rsidP="00D51327">
      <w:pPr>
        <w:rPr>
          <w:lang w:val="en-GB"/>
        </w:rPr>
      </w:pPr>
    </w:p>
    <w:p w14:paraId="5F22188B" w14:textId="77777777" w:rsidR="00D51327" w:rsidRPr="00D51327" w:rsidRDefault="00D51327" w:rsidP="00D51327">
      <w:pPr>
        <w:rPr>
          <w:lang w:val="en-GB"/>
        </w:rPr>
      </w:pPr>
      <w:r w:rsidRPr="00D51327">
        <w:rPr>
          <w:lang w:val="en-GB"/>
        </w:rPr>
        <w:t xml:space="preserve">    </w:t>
      </w:r>
      <w:r>
        <w:rPr>
          <w:lang w:val="en-GB"/>
        </w:rPr>
        <w:t xml:space="preserve"> </w:t>
      </w:r>
      <w:r w:rsidRPr="00D51327">
        <w:rPr>
          <w:lang w:val="en-GB"/>
        </w:rPr>
        <w:t>double HFexternal_temperature(HFtime);</w:t>
      </w:r>
    </w:p>
    <w:p w14:paraId="3A147984" w14:textId="77777777" w:rsidR="00D51327" w:rsidRPr="00D51327" w:rsidRDefault="00D51327" w:rsidP="00D51327">
      <w:pPr>
        <w:rPr>
          <w:lang w:val="en-GB"/>
        </w:rPr>
      </w:pPr>
      <w:r w:rsidRPr="00D51327">
        <w:rPr>
          <w:lang w:val="en-GB"/>
        </w:rPr>
        <w:t xml:space="preserve">      string HFexternal_temperature:long_name = "High frequency sea water temperature observations";</w:t>
      </w:r>
    </w:p>
    <w:p w14:paraId="3E86A1CF" w14:textId="77777777" w:rsidR="00D51327" w:rsidRPr="00D51327" w:rsidRDefault="00D51327" w:rsidP="00D51327">
      <w:pPr>
        <w:rPr>
          <w:lang w:val="en-GB"/>
        </w:rPr>
      </w:pPr>
      <w:r w:rsidRPr="00D51327">
        <w:rPr>
          <w:lang w:val="en-GB"/>
        </w:rPr>
        <w:t xml:space="preserve">      string HFexternal_temperature:standard_name = "sea_water_temperature";</w:t>
      </w:r>
    </w:p>
    <w:p w14:paraId="4DFA4868" w14:textId="77777777" w:rsidR="00D51327" w:rsidRPr="00D51327" w:rsidRDefault="00D51327" w:rsidP="00D51327">
      <w:pPr>
        <w:rPr>
          <w:lang w:val="en-GB"/>
        </w:rPr>
      </w:pPr>
      <w:r w:rsidRPr="00D51327">
        <w:rPr>
          <w:lang w:val="en-GB"/>
        </w:rPr>
        <w:t xml:space="preserve">      string HFexternal_temperature:units = "degrees_C";</w:t>
      </w:r>
    </w:p>
    <w:p w14:paraId="15B89F31" w14:textId="5763F982" w:rsidR="00D51327" w:rsidRPr="00D51327" w:rsidRDefault="00D51327" w:rsidP="00D51327">
      <w:pPr>
        <w:rPr>
          <w:lang w:val="en-GB"/>
        </w:rPr>
      </w:pPr>
      <w:r w:rsidRPr="00D51327">
        <w:rPr>
          <w:lang w:val="en-GB"/>
        </w:rPr>
        <w:t xml:space="preserve">      double HFexternal_temperature:_FillValue = </w:t>
      </w:r>
      <w:r w:rsidR="006B305A">
        <w:rPr>
          <w:lang w:val="en-GB"/>
        </w:rPr>
        <w:t>NaN;</w:t>
      </w:r>
    </w:p>
    <w:p w14:paraId="66BFD35F" w14:textId="77777777" w:rsidR="00D51327" w:rsidRPr="00D51327" w:rsidRDefault="00D51327" w:rsidP="00D51327">
      <w:pPr>
        <w:rPr>
          <w:lang w:val="en-GB"/>
        </w:rPr>
      </w:pPr>
      <w:r w:rsidRPr="00D51327">
        <w:rPr>
          <w:lang w:val="en-GB"/>
        </w:rPr>
        <w:t xml:space="preserve">      double HFexternal_temperature:valid_max = 30.6457;</w:t>
      </w:r>
    </w:p>
    <w:p w14:paraId="681CC2AB" w14:textId="77777777" w:rsidR="00D51327" w:rsidRPr="00D51327" w:rsidRDefault="00D51327" w:rsidP="00D51327">
      <w:pPr>
        <w:rPr>
          <w:lang w:val="en-GB"/>
        </w:rPr>
      </w:pPr>
      <w:r w:rsidRPr="00D51327">
        <w:rPr>
          <w:lang w:val="en-GB"/>
        </w:rPr>
        <w:lastRenderedPageBreak/>
        <w:t xml:space="preserve">      double HFexternal_temperature:valid_min = 20.354621874999996;</w:t>
      </w:r>
    </w:p>
    <w:p w14:paraId="32650E30" w14:textId="77777777" w:rsidR="00D51327" w:rsidRPr="00D51327" w:rsidRDefault="00D51327" w:rsidP="00D51327">
      <w:pPr>
        <w:rPr>
          <w:lang w:val="en-GB"/>
        </w:rPr>
      </w:pPr>
      <w:r w:rsidRPr="00D51327">
        <w:rPr>
          <w:lang w:val="en-GB"/>
        </w:rPr>
        <w:t xml:space="preserve">      string HFexternal_temperature:coordinates = "HFtime HFlatitude HFlongitude HFdepth trajectory";</w:t>
      </w:r>
    </w:p>
    <w:p w14:paraId="69DE08C6" w14:textId="77777777" w:rsidR="00D51327" w:rsidRPr="00D51327" w:rsidRDefault="00D51327" w:rsidP="00D51327">
      <w:pPr>
        <w:rPr>
          <w:lang w:val="en-GB"/>
        </w:rPr>
      </w:pPr>
      <w:r w:rsidRPr="00D51327">
        <w:rPr>
          <w:lang w:val="en-GB"/>
        </w:rPr>
        <w:t xml:space="preserve">      string HFexternal_temperature:coverage_content_type = "physicalMeasurement";</w:t>
      </w:r>
    </w:p>
    <w:p w14:paraId="06037CC2" w14:textId="77777777" w:rsidR="00D51327" w:rsidRPr="00D51327" w:rsidRDefault="00D51327" w:rsidP="00D51327">
      <w:pPr>
        <w:rPr>
          <w:lang w:val="en-GB"/>
        </w:rPr>
      </w:pPr>
      <w:r w:rsidRPr="00D51327">
        <w:rPr>
          <w:lang w:val="en-GB"/>
        </w:rPr>
        <w:t xml:space="preserve">      string HFexternal_temperature:comment = "External temperature measurements during high frequency sensor measurement periods";</w:t>
      </w:r>
    </w:p>
    <w:p w14:paraId="4ED5D65F" w14:textId="77777777" w:rsidR="00D51327" w:rsidRPr="00D51327" w:rsidRDefault="00D51327" w:rsidP="00D51327">
      <w:pPr>
        <w:rPr>
          <w:lang w:val="en-GB"/>
        </w:rPr>
      </w:pPr>
      <w:r w:rsidRPr="00D51327">
        <w:rPr>
          <w:lang w:val="en-GB"/>
        </w:rPr>
        <w:t xml:space="preserve">      </w:t>
      </w:r>
    </w:p>
    <w:p w14:paraId="7C8DE7AE" w14:textId="77777777" w:rsidR="00D51327" w:rsidRPr="00D51327" w:rsidRDefault="00D51327" w:rsidP="00D51327">
      <w:pPr>
        <w:rPr>
          <w:lang w:val="en-GB"/>
        </w:rPr>
      </w:pPr>
      <w:r w:rsidRPr="00D51327">
        <w:rPr>
          <w:lang w:val="en-GB"/>
        </w:rPr>
        <w:t xml:space="preserve">    </w:t>
      </w:r>
      <w:r>
        <w:rPr>
          <w:lang w:val="en-GB"/>
        </w:rPr>
        <w:t xml:space="preserve"> </w:t>
      </w:r>
      <w:r w:rsidRPr="00D51327">
        <w:rPr>
          <w:lang w:val="en-GB"/>
        </w:rPr>
        <w:t>double HFinternal_temperature(HFtime);</w:t>
      </w:r>
    </w:p>
    <w:p w14:paraId="6AFDF100" w14:textId="77777777" w:rsidR="00D51327" w:rsidRPr="00D51327" w:rsidRDefault="00D51327" w:rsidP="00D51327">
      <w:pPr>
        <w:rPr>
          <w:lang w:val="en-GB"/>
        </w:rPr>
      </w:pPr>
      <w:r w:rsidRPr="00D51327">
        <w:rPr>
          <w:lang w:val="en-GB"/>
        </w:rPr>
        <w:t xml:space="preserve">      string HFinternal_temperature:long_name = "High frequency internal body temperature";</w:t>
      </w:r>
    </w:p>
    <w:p w14:paraId="2B137155" w14:textId="77777777" w:rsidR="00D51327" w:rsidRPr="00D51327" w:rsidRDefault="00D51327" w:rsidP="00D51327">
      <w:pPr>
        <w:rPr>
          <w:lang w:val="en-GB"/>
        </w:rPr>
      </w:pPr>
      <w:r w:rsidRPr="00D51327">
        <w:rPr>
          <w:lang w:val="en-GB"/>
        </w:rPr>
        <w:t xml:space="preserve">      string HFinternal_temperature:units = "degrees_C";</w:t>
      </w:r>
    </w:p>
    <w:p w14:paraId="23EF85C0" w14:textId="75190758" w:rsidR="00D51327" w:rsidRPr="00D51327" w:rsidRDefault="00D51327" w:rsidP="00D51327">
      <w:pPr>
        <w:rPr>
          <w:lang w:val="en-GB"/>
        </w:rPr>
      </w:pPr>
      <w:r w:rsidRPr="00D51327">
        <w:rPr>
          <w:lang w:val="en-GB"/>
        </w:rPr>
        <w:t xml:space="preserve">      double HFinternal_temperature:_FillValue = </w:t>
      </w:r>
      <w:r w:rsidR="006B305A">
        <w:rPr>
          <w:lang w:val="en-GB"/>
        </w:rPr>
        <w:t>NaN;</w:t>
      </w:r>
    </w:p>
    <w:p w14:paraId="36EACF3F" w14:textId="77777777" w:rsidR="00D51327" w:rsidRPr="00D51327" w:rsidRDefault="00D51327" w:rsidP="00D51327">
      <w:pPr>
        <w:rPr>
          <w:lang w:val="en-GB"/>
        </w:rPr>
      </w:pPr>
      <w:r w:rsidRPr="00D51327">
        <w:rPr>
          <w:lang w:val="en-GB"/>
        </w:rPr>
        <w:t xml:space="preserve">      double HFinternal_temperature:valid_max = 27.75;</w:t>
      </w:r>
    </w:p>
    <w:p w14:paraId="691D7C13" w14:textId="77777777" w:rsidR="00D51327" w:rsidRPr="00D51327" w:rsidRDefault="00D51327" w:rsidP="00D51327">
      <w:pPr>
        <w:rPr>
          <w:lang w:val="en-GB"/>
        </w:rPr>
      </w:pPr>
      <w:r w:rsidRPr="00D51327">
        <w:rPr>
          <w:lang w:val="en-GB"/>
        </w:rPr>
        <w:t xml:space="preserve">      double HFinternal_temperature:valid_min = 19.200000762939453;</w:t>
      </w:r>
    </w:p>
    <w:p w14:paraId="2B2DDD17" w14:textId="77777777" w:rsidR="00D51327" w:rsidRPr="00D51327" w:rsidRDefault="00D51327" w:rsidP="00D51327">
      <w:pPr>
        <w:rPr>
          <w:lang w:val="en-GB"/>
        </w:rPr>
      </w:pPr>
      <w:r w:rsidRPr="00D51327">
        <w:rPr>
          <w:lang w:val="en-GB"/>
        </w:rPr>
        <w:t xml:space="preserve">      string HFinternal_temperature:coordinates = "HFtime HFlatitude HFlongitude HFdepth trajectory";</w:t>
      </w:r>
    </w:p>
    <w:p w14:paraId="19877C52" w14:textId="77777777" w:rsidR="00D51327" w:rsidRPr="00D51327" w:rsidRDefault="00D51327" w:rsidP="00D51327">
      <w:pPr>
        <w:rPr>
          <w:lang w:val="en-GB"/>
        </w:rPr>
      </w:pPr>
      <w:r w:rsidRPr="00D51327">
        <w:rPr>
          <w:lang w:val="en-GB"/>
        </w:rPr>
        <w:t xml:space="preserve">      string HFinternal_temperature:coverage_content_type = "physicalMeasurement";</w:t>
      </w:r>
    </w:p>
    <w:p w14:paraId="7DB91BC5" w14:textId="77777777" w:rsidR="00D51327" w:rsidRPr="00D51327" w:rsidRDefault="00D51327" w:rsidP="00D51327">
      <w:pPr>
        <w:rPr>
          <w:lang w:val="en-GB"/>
        </w:rPr>
      </w:pPr>
      <w:r w:rsidRPr="00D51327">
        <w:rPr>
          <w:lang w:val="en-GB"/>
        </w:rPr>
        <w:t xml:space="preserve">      string HFinternal_temperature:comment = "Internal temperature measurements during high frequency sensor measurement periods";      </w:t>
      </w:r>
    </w:p>
    <w:p w14:paraId="416B476F" w14:textId="77777777" w:rsidR="00D51327" w:rsidRPr="00D51327" w:rsidRDefault="00D51327" w:rsidP="00D51327">
      <w:pPr>
        <w:rPr>
          <w:lang w:val="en-GB"/>
        </w:rPr>
      </w:pPr>
      <w:r w:rsidRPr="00D51327">
        <w:rPr>
          <w:lang w:val="en-GB"/>
        </w:rPr>
        <w:t xml:space="preserve">      </w:t>
      </w:r>
    </w:p>
    <w:p w14:paraId="4BA03255" w14:textId="77777777" w:rsidR="00D51327" w:rsidRPr="00D51327" w:rsidRDefault="00D51327" w:rsidP="00D51327">
      <w:pPr>
        <w:rPr>
          <w:lang w:val="en-GB"/>
        </w:rPr>
      </w:pPr>
      <w:r w:rsidRPr="00D51327">
        <w:rPr>
          <w:lang w:val="en-GB"/>
        </w:rPr>
        <w:t xml:space="preserve">    </w:t>
      </w:r>
      <w:r>
        <w:rPr>
          <w:lang w:val="en-GB"/>
        </w:rPr>
        <w:t xml:space="preserve"> </w:t>
      </w:r>
      <w:r w:rsidRPr="00D51327">
        <w:rPr>
          <w:lang w:val="en-GB"/>
        </w:rPr>
        <w:t>double HFilluminance(HFtime);</w:t>
      </w:r>
    </w:p>
    <w:p w14:paraId="5BB7CBE2" w14:textId="77777777" w:rsidR="00D51327" w:rsidRPr="00D51327" w:rsidRDefault="00D51327" w:rsidP="00D51327">
      <w:pPr>
        <w:rPr>
          <w:lang w:val="en-GB"/>
        </w:rPr>
      </w:pPr>
      <w:r w:rsidRPr="00D51327">
        <w:rPr>
          <w:lang w:val="en-GB"/>
        </w:rPr>
        <w:t xml:space="preserve">      string HFilluminance:long_name = "High frequency light level";</w:t>
      </w:r>
    </w:p>
    <w:p w14:paraId="3515713F" w14:textId="77777777" w:rsidR="00D51327" w:rsidRPr="00D51327" w:rsidRDefault="00D51327" w:rsidP="00D51327">
      <w:pPr>
        <w:rPr>
          <w:lang w:val="en-GB"/>
        </w:rPr>
      </w:pPr>
      <w:r w:rsidRPr="00D51327">
        <w:rPr>
          <w:lang w:val="en-GB"/>
        </w:rPr>
        <w:t xml:space="preserve">      string HFilluminance:units = "lux";</w:t>
      </w:r>
    </w:p>
    <w:p w14:paraId="12A6570E" w14:textId="7BCA4A3E" w:rsidR="00D51327" w:rsidRPr="00D51327" w:rsidRDefault="00D51327" w:rsidP="00D51327">
      <w:pPr>
        <w:rPr>
          <w:lang w:val="en-GB"/>
        </w:rPr>
      </w:pPr>
      <w:r w:rsidRPr="00D51327">
        <w:rPr>
          <w:lang w:val="en-GB"/>
        </w:rPr>
        <w:t xml:space="preserve">      double HFilluminance:_FillValue = </w:t>
      </w:r>
      <w:r w:rsidR="006B305A">
        <w:rPr>
          <w:lang w:val="en-GB"/>
        </w:rPr>
        <w:t>NaN;</w:t>
      </w:r>
    </w:p>
    <w:p w14:paraId="12666D69" w14:textId="77777777" w:rsidR="00D51327" w:rsidRPr="00D51327" w:rsidRDefault="00D51327" w:rsidP="00D51327">
      <w:pPr>
        <w:rPr>
          <w:lang w:val="en-GB"/>
        </w:rPr>
      </w:pPr>
      <w:r w:rsidRPr="00D51327">
        <w:rPr>
          <w:lang w:val="en-GB"/>
        </w:rPr>
        <w:t xml:space="preserve">      double HFilluminance:valid_max = 173.0; // double       </w:t>
      </w:r>
    </w:p>
    <w:p w14:paraId="7E8006E5" w14:textId="77777777" w:rsidR="00D51327" w:rsidRPr="00D51327" w:rsidRDefault="00D51327" w:rsidP="00D51327">
      <w:pPr>
        <w:rPr>
          <w:lang w:val="en-GB"/>
        </w:rPr>
      </w:pPr>
      <w:r w:rsidRPr="00D51327">
        <w:rPr>
          <w:lang w:val="en-GB"/>
        </w:rPr>
        <w:t xml:space="preserve">      double HFilluminance:valid_min = 33.0; // double</w:t>
      </w:r>
    </w:p>
    <w:p w14:paraId="10957069" w14:textId="77777777" w:rsidR="00D51327" w:rsidRPr="00D51327" w:rsidRDefault="00D51327" w:rsidP="00D51327">
      <w:pPr>
        <w:rPr>
          <w:lang w:val="en-GB"/>
        </w:rPr>
      </w:pPr>
      <w:r w:rsidRPr="00D51327">
        <w:rPr>
          <w:lang w:val="en-GB"/>
        </w:rPr>
        <w:t xml:space="preserve">      string HFilluminance:coordinates = "HFtime HFlatitude HFlongitude HFdepth trajectory";</w:t>
      </w:r>
    </w:p>
    <w:p w14:paraId="5006314D" w14:textId="77777777" w:rsidR="00D51327" w:rsidRPr="00D51327" w:rsidRDefault="00D51327" w:rsidP="00D51327">
      <w:pPr>
        <w:rPr>
          <w:lang w:val="en-GB"/>
        </w:rPr>
      </w:pPr>
      <w:r w:rsidRPr="00D51327">
        <w:rPr>
          <w:lang w:val="en-GB"/>
        </w:rPr>
        <w:t xml:space="preserve">      string HFilluminance:coverage_content_type = "physicalMeasurement";</w:t>
      </w:r>
    </w:p>
    <w:p w14:paraId="189E49EA" w14:textId="77777777" w:rsidR="005C35D6" w:rsidRDefault="00D51327" w:rsidP="00D51327">
      <w:pPr>
        <w:rPr>
          <w:lang w:val="en-GB"/>
        </w:rPr>
      </w:pPr>
      <w:r w:rsidRPr="00D51327">
        <w:rPr>
          <w:lang w:val="en-GB"/>
        </w:rPr>
        <w:t xml:space="preserve">      string HFilluminance:comment = "Light level measurements during high frequency sensor measurement periods";</w:t>
      </w:r>
    </w:p>
    <w:p w14:paraId="0B8661EA" w14:textId="77777777" w:rsidR="005C35D6" w:rsidRDefault="005C35D6" w:rsidP="003D503D">
      <w:pPr>
        <w:rPr>
          <w:lang w:val="en-GB"/>
        </w:rPr>
      </w:pPr>
    </w:p>
    <w:p w14:paraId="3D67018F" w14:textId="77777777" w:rsidR="004910A0" w:rsidRPr="00924BB6" w:rsidRDefault="004910A0" w:rsidP="004910A0">
      <w:pPr>
        <w:rPr>
          <w:b/>
          <w:i/>
          <w:lang w:val="en-GB"/>
        </w:rPr>
      </w:pPr>
      <w:r w:rsidRPr="00924BB6">
        <w:rPr>
          <w:b/>
          <w:i/>
          <w:lang w:val="en-GB"/>
        </w:rPr>
        <w:t xml:space="preserve">  // global attributes:</w:t>
      </w:r>
    </w:p>
    <w:p w14:paraId="33B3A397" w14:textId="77777777" w:rsidR="004910A0" w:rsidRPr="00924BB6" w:rsidRDefault="004910A0" w:rsidP="004910A0">
      <w:pPr>
        <w:rPr>
          <w:b/>
          <w:i/>
          <w:lang w:val="en-GB"/>
        </w:rPr>
      </w:pPr>
      <w:r w:rsidRPr="00924BB6">
        <w:rPr>
          <w:lang w:val="en-GB"/>
        </w:rPr>
        <w:t xml:space="preserve">    </w:t>
      </w:r>
      <w:r w:rsidRPr="00924BB6">
        <w:rPr>
          <w:b/>
          <w:i/>
          <w:lang w:val="en-GB"/>
        </w:rPr>
        <w:t>// CF-ACDD global attributes</w:t>
      </w:r>
    </w:p>
    <w:p w14:paraId="0D97AD21" w14:textId="77777777" w:rsidR="004910A0" w:rsidRPr="00924BB6" w:rsidRDefault="004910A0" w:rsidP="004910A0">
      <w:pPr>
        <w:rPr>
          <w:lang w:val="en-GB"/>
        </w:rPr>
      </w:pPr>
      <w:r w:rsidRPr="00924BB6">
        <w:rPr>
          <w:lang w:val="en-GB"/>
        </w:rPr>
        <w:t xml:space="preserve">  </w:t>
      </w:r>
    </w:p>
    <w:p w14:paraId="0ED9733A" w14:textId="591A0531" w:rsidR="004910A0" w:rsidRPr="00924BB6" w:rsidRDefault="004910A0" w:rsidP="004910A0">
      <w:pPr>
        <w:rPr>
          <w:lang w:val="en-GB"/>
        </w:rPr>
      </w:pPr>
      <w:r w:rsidRPr="00924BB6">
        <w:rPr>
          <w:lang w:val="en-GB"/>
        </w:rPr>
        <w:t xml:space="preserve">    string :Conventions = "CF-1.</w:t>
      </w:r>
      <w:r w:rsidR="00B23FCA">
        <w:rPr>
          <w:lang w:val="en-GB"/>
        </w:rPr>
        <w:t>7</w:t>
      </w:r>
      <w:r w:rsidRPr="00924BB6">
        <w:rPr>
          <w:lang w:val="en-GB"/>
        </w:rPr>
        <w:t>, ACDD 1.3, COARDS";</w:t>
      </w:r>
    </w:p>
    <w:p w14:paraId="4726404D" w14:textId="77777777" w:rsidR="004910A0" w:rsidRPr="00924BB6" w:rsidRDefault="004910A0" w:rsidP="004910A0">
      <w:pPr>
        <w:rPr>
          <w:lang w:val="en-GB"/>
        </w:rPr>
      </w:pPr>
      <w:r w:rsidRPr="00924BB6">
        <w:rPr>
          <w:lang w:val="en-GB"/>
        </w:rPr>
        <w:t xml:space="preserve">    string :Metadata_Conventions = "Unidata Dataset Discovery v1.3";</w:t>
      </w:r>
    </w:p>
    <w:p w14:paraId="217DA7B6" w14:textId="77777777" w:rsidR="004910A0" w:rsidRPr="00924BB6" w:rsidRDefault="004910A0" w:rsidP="004910A0">
      <w:pPr>
        <w:rPr>
          <w:lang w:val="en-GB"/>
        </w:rPr>
      </w:pPr>
      <w:r w:rsidRPr="00924BB6">
        <w:rPr>
          <w:lang w:val="en-GB"/>
        </w:rPr>
        <w:t xml:space="preserve">    string :featureType = "trajectory";</w:t>
      </w:r>
    </w:p>
    <w:p w14:paraId="6C97AD82" w14:textId="77777777" w:rsidR="004910A0" w:rsidRPr="00924BB6" w:rsidRDefault="004910A0" w:rsidP="004910A0">
      <w:pPr>
        <w:rPr>
          <w:lang w:val="en-GB"/>
        </w:rPr>
      </w:pPr>
      <w:r w:rsidRPr="00924BB6">
        <w:rPr>
          <w:lang w:val="en-GB"/>
        </w:rPr>
        <w:t xml:space="preserve">    string :cdm_data_type = "Trajectory";</w:t>
      </w:r>
    </w:p>
    <w:p w14:paraId="11E83D81" w14:textId="77777777" w:rsidR="004910A0" w:rsidRPr="00924BB6" w:rsidRDefault="004910A0" w:rsidP="004910A0">
      <w:pPr>
        <w:rPr>
          <w:lang w:val="en-GB"/>
        </w:rPr>
      </w:pPr>
      <w:r w:rsidRPr="00924BB6">
        <w:rPr>
          <w:lang w:val="en-GB"/>
        </w:rPr>
        <w:t xml:space="preserve">    string :nodc_template_version = "NODC_NetCDF_Trajectory_Template_v2.0, ATN extension";</w:t>
      </w:r>
    </w:p>
    <w:p w14:paraId="158C3949" w14:textId="77777777" w:rsidR="004910A0" w:rsidRPr="00924BB6" w:rsidRDefault="004910A0" w:rsidP="004910A0">
      <w:pPr>
        <w:rPr>
          <w:lang w:val="en-GB"/>
        </w:rPr>
      </w:pPr>
      <w:r w:rsidRPr="00924BB6">
        <w:rPr>
          <w:lang w:val="en-GB"/>
        </w:rPr>
        <w:t xml:space="preserve">    string :standard_name_vocabulary = "CF Standard Name Table v27";</w:t>
      </w:r>
    </w:p>
    <w:p w14:paraId="3F7E5A92" w14:textId="0462518F" w:rsidR="004910A0" w:rsidRPr="00924BB6" w:rsidRDefault="004910A0" w:rsidP="004910A0">
      <w:pPr>
        <w:rPr>
          <w:lang w:val="en-GB"/>
        </w:rPr>
      </w:pPr>
      <w:r w:rsidRPr="00924BB6">
        <w:rPr>
          <w:lang w:val="en-GB"/>
        </w:rPr>
        <w:t xml:space="preserve">    string :title = "Animal telemetry archival </w:t>
      </w:r>
      <w:r w:rsidR="00B23FCA">
        <w:rPr>
          <w:lang w:val="en-GB"/>
        </w:rPr>
        <w:t xml:space="preserve">HF/LF </w:t>
      </w:r>
      <w:r w:rsidRPr="00924BB6">
        <w:rPr>
          <w:lang w:val="en-GB"/>
        </w:rPr>
        <w:t>tag netCDF template";</w:t>
      </w:r>
    </w:p>
    <w:p w14:paraId="6D655D97" w14:textId="77777777" w:rsidR="004910A0" w:rsidRPr="00924BB6" w:rsidRDefault="004910A0" w:rsidP="004910A0">
      <w:pPr>
        <w:rPr>
          <w:lang w:val="en-GB"/>
        </w:rPr>
      </w:pPr>
      <w:r w:rsidRPr="00924BB6">
        <w:rPr>
          <w:lang w:val="en-GB"/>
        </w:rPr>
        <w:t xml:space="preserve">    string :source = "atn.noaa.gov";</w:t>
      </w:r>
    </w:p>
    <w:p w14:paraId="64C45FCA" w14:textId="444F3BA1" w:rsidR="004910A0" w:rsidRPr="00924BB6" w:rsidRDefault="004910A0" w:rsidP="004910A0">
      <w:pPr>
        <w:rPr>
          <w:lang w:val="en-GB"/>
        </w:rPr>
      </w:pPr>
      <w:r w:rsidRPr="00924BB6">
        <w:rPr>
          <w:lang w:val="en-GB"/>
        </w:rPr>
        <w:t xml:space="preserve">    string :platform = "Thunnus obesus";</w:t>
      </w:r>
    </w:p>
    <w:p w14:paraId="5C9BC4FD" w14:textId="77777777" w:rsidR="004910A0" w:rsidRPr="00924BB6" w:rsidRDefault="004910A0" w:rsidP="004910A0">
      <w:pPr>
        <w:rPr>
          <w:lang w:val="en-GB"/>
        </w:rPr>
      </w:pPr>
      <w:r w:rsidRPr="00924BB6">
        <w:rPr>
          <w:lang w:val="en-GB"/>
        </w:rPr>
        <w:t xml:space="preserve">    string :instrument = "Wildlife Computers MK9";</w:t>
      </w:r>
    </w:p>
    <w:p w14:paraId="5EE0FA5F" w14:textId="77777777" w:rsidR="004910A0" w:rsidRPr="00924BB6" w:rsidRDefault="004910A0" w:rsidP="004910A0">
      <w:pPr>
        <w:rPr>
          <w:lang w:val="en-GB"/>
        </w:rPr>
      </w:pPr>
      <w:r w:rsidRPr="00924BB6">
        <w:rPr>
          <w:lang w:val="en-GB"/>
        </w:rPr>
        <w:t xml:space="preserve">    string :uuid = "70e37fb7-da57-4dee-81f4-f965a3c08762";</w:t>
      </w:r>
    </w:p>
    <w:p w14:paraId="77F1EDE4" w14:textId="77777777" w:rsidR="004910A0" w:rsidRPr="00924BB6" w:rsidRDefault="004910A0" w:rsidP="004910A0">
      <w:pPr>
        <w:rPr>
          <w:lang w:val="en-GB"/>
        </w:rPr>
      </w:pPr>
      <w:r w:rsidRPr="00924BB6">
        <w:rPr>
          <w:lang w:val="en-GB"/>
        </w:rPr>
        <w:t xml:space="preserve">    string :id = "10.5067/ATN_00001";   // Dataset DOI</w:t>
      </w:r>
    </w:p>
    <w:p w14:paraId="17404CCD" w14:textId="77777777" w:rsidR="004910A0" w:rsidRPr="00924BB6" w:rsidRDefault="004910A0" w:rsidP="004910A0">
      <w:pPr>
        <w:rPr>
          <w:lang w:val="en-GB"/>
        </w:rPr>
      </w:pPr>
      <w:r w:rsidRPr="00924BB6">
        <w:rPr>
          <w:lang w:val="en-GB"/>
        </w:rPr>
        <w:t xml:space="preserve">    string :metadata_link = "https://atn.noaa.gov/dataset/ATN_00001"</w:t>
      </w:r>
    </w:p>
    <w:p w14:paraId="18CF0973" w14:textId="77777777" w:rsidR="004910A0" w:rsidRPr="00924BB6" w:rsidRDefault="004910A0" w:rsidP="004910A0">
      <w:pPr>
        <w:rPr>
          <w:lang w:val="en-GB"/>
        </w:rPr>
      </w:pPr>
      <w:r w:rsidRPr="00924BB6">
        <w:rPr>
          <w:lang w:val="en-GB"/>
        </w:rPr>
        <w:t xml:space="preserve">    string :references = "Fuller, Daniel &amp; Schaefer, Kurt &amp; Hampton, John &amp; Caillot, Sylvain &amp; Leroy, Bruno &amp; Itano, David. (2015). Vertical movements, behavior, and habitat of bigeye tuna (Thunnus obesus) in the equatorial central Pacific Ocean. Fisheries Research. 172. 57-70. 10.1016/j.fishres.2015.06.024.";</w:t>
      </w:r>
    </w:p>
    <w:p w14:paraId="59AA445D" w14:textId="77777777" w:rsidR="004910A0" w:rsidRPr="00924BB6" w:rsidRDefault="004910A0" w:rsidP="004910A0">
      <w:pPr>
        <w:rPr>
          <w:lang w:val="en-GB"/>
        </w:rPr>
      </w:pPr>
      <w:r w:rsidRPr="00924BB6">
        <w:rPr>
          <w:lang w:val="en-GB"/>
        </w:rPr>
        <w:t xml:space="preserve">    string :sea_name = "Pacific";</w:t>
      </w:r>
    </w:p>
    <w:p w14:paraId="740D777A" w14:textId="77777777" w:rsidR="004910A0" w:rsidRPr="00924BB6" w:rsidRDefault="004910A0" w:rsidP="004910A0">
      <w:pPr>
        <w:rPr>
          <w:lang w:val="en-GB"/>
        </w:rPr>
      </w:pPr>
      <w:r w:rsidRPr="00924BB6">
        <w:rPr>
          <w:lang w:val="en-GB"/>
        </w:rPr>
        <w:t xml:space="preserve">    string :naming_authority = "gov.noaa.gov.atn";</w:t>
      </w:r>
    </w:p>
    <w:p w14:paraId="43AD7F67" w14:textId="77777777" w:rsidR="004910A0" w:rsidRPr="00924BB6" w:rsidRDefault="004910A0" w:rsidP="004910A0">
      <w:pPr>
        <w:rPr>
          <w:lang w:val="en-GB"/>
        </w:rPr>
      </w:pPr>
      <w:r w:rsidRPr="00924BB6">
        <w:rPr>
          <w:lang w:val="en-GB"/>
        </w:rPr>
        <w:lastRenderedPageBreak/>
        <w:t xml:space="preserve">    string :time_coverage_start = "2014-08-07T07:33:30";</w:t>
      </w:r>
    </w:p>
    <w:p w14:paraId="71FD6476" w14:textId="77777777" w:rsidR="004910A0" w:rsidRPr="00924BB6" w:rsidRDefault="004910A0" w:rsidP="004910A0">
      <w:pPr>
        <w:rPr>
          <w:lang w:val="en-GB"/>
        </w:rPr>
      </w:pPr>
      <w:r w:rsidRPr="00924BB6">
        <w:rPr>
          <w:lang w:val="en-GB"/>
        </w:rPr>
        <w:t xml:space="preserve">    string :time_coverage_end = "2014-08-31T00:00:00";</w:t>
      </w:r>
    </w:p>
    <w:p w14:paraId="2103FF1A" w14:textId="77777777" w:rsidR="004910A0" w:rsidRPr="00924BB6" w:rsidRDefault="004910A0" w:rsidP="004910A0">
      <w:pPr>
        <w:rPr>
          <w:lang w:val="en-GB"/>
        </w:rPr>
      </w:pPr>
      <w:r w:rsidRPr="00924BB6">
        <w:rPr>
          <w:lang w:val="en-GB"/>
        </w:rPr>
        <w:t xml:space="preserve">    string :time_coverage_resolution = "PT1S";  //alter time interval of data accordingly</w:t>
      </w:r>
    </w:p>
    <w:p w14:paraId="315E4237" w14:textId="77777777" w:rsidR="004910A0" w:rsidRPr="00924BB6" w:rsidRDefault="004910A0" w:rsidP="004910A0">
      <w:pPr>
        <w:rPr>
          <w:lang w:val="en-GB"/>
        </w:rPr>
      </w:pPr>
      <w:r w:rsidRPr="00924BB6">
        <w:rPr>
          <w:lang w:val="en-GB"/>
        </w:rPr>
        <w:t xml:space="preserve">    double :geospatial_lat_min = 9.908965;</w:t>
      </w:r>
    </w:p>
    <w:p w14:paraId="081F138C" w14:textId="77777777" w:rsidR="004910A0" w:rsidRPr="00924BB6" w:rsidRDefault="004910A0" w:rsidP="004910A0">
      <w:pPr>
        <w:rPr>
          <w:lang w:val="en-GB"/>
        </w:rPr>
      </w:pPr>
      <w:r w:rsidRPr="00924BB6">
        <w:rPr>
          <w:lang w:val="en-GB"/>
        </w:rPr>
        <w:t xml:space="preserve">    double :geospatial_lat_max = 30.639526666666665;</w:t>
      </w:r>
    </w:p>
    <w:p w14:paraId="2B3D93FD" w14:textId="77777777" w:rsidR="004910A0" w:rsidRPr="00924BB6" w:rsidRDefault="004910A0" w:rsidP="004910A0">
      <w:pPr>
        <w:rPr>
          <w:lang w:val="en-GB"/>
        </w:rPr>
      </w:pPr>
      <w:r w:rsidRPr="00924BB6">
        <w:rPr>
          <w:lang w:val="en-GB"/>
        </w:rPr>
        <w:t xml:space="preserve">    string :geospatial_lat_units = "degrees_north";</w:t>
      </w:r>
    </w:p>
    <w:p w14:paraId="7463183D" w14:textId="77777777" w:rsidR="004910A0" w:rsidRPr="00924BB6" w:rsidRDefault="004910A0" w:rsidP="004910A0">
      <w:pPr>
        <w:rPr>
          <w:lang w:val="en-GB"/>
        </w:rPr>
      </w:pPr>
      <w:r w:rsidRPr="00924BB6">
        <w:rPr>
          <w:lang w:val="en-GB"/>
        </w:rPr>
        <w:t xml:space="preserve">    string :geospatial_lat_resolution = "0.1 degree";</w:t>
      </w:r>
    </w:p>
    <w:p w14:paraId="18A5D95E" w14:textId="77777777" w:rsidR="004910A0" w:rsidRPr="00924BB6" w:rsidRDefault="004910A0" w:rsidP="004910A0">
      <w:pPr>
        <w:rPr>
          <w:lang w:val="en-GB"/>
        </w:rPr>
      </w:pPr>
      <w:r w:rsidRPr="00924BB6">
        <w:rPr>
          <w:lang w:val="en-GB"/>
        </w:rPr>
        <w:t xml:space="preserve">    double :geospatial_lon_min = -127.43765333333333;</w:t>
      </w:r>
    </w:p>
    <w:p w14:paraId="2D90B2B5" w14:textId="77777777" w:rsidR="004910A0" w:rsidRPr="00924BB6" w:rsidRDefault="004910A0" w:rsidP="004910A0">
      <w:pPr>
        <w:rPr>
          <w:lang w:val="en-GB"/>
        </w:rPr>
      </w:pPr>
      <w:r w:rsidRPr="00924BB6">
        <w:rPr>
          <w:lang w:val="en-GB"/>
        </w:rPr>
        <w:t xml:space="preserve">    double :geospatial_lon_max = -118.48636166666667;</w:t>
      </w:r>
    </w:p>
    <w:p w14:paraId="23248F24" w14:textId="77777777" w:rsidR="004910A0" w:rsidRPr="00924BB6" w:rsidRDefault="004910A0" w:rsidP="004910A0">
      <w:pPr>
        <w:rPr>
          <w:lang w:val="en-GB"/>
        </w:rPr>
      </w:pPr>
      <w:r w:rsidRPr="00924BB6">
        <w:rPr>
          <w:lang w:val="en-GB"/>
        </w:rPr>
        <w:t xml:space="preserve">    string :geospatial_lon_units = "degrees_east";</w:t>
      </w:r>
    </w:p>
    <w:p w14:paraId="4C941332" w14:textId="7E0AFD9F" w:rsidR="004910A0" w:rsidRDefault="004910A0" w:rsidP="004910A0">
      <w:pPr>
        <w:rPr>
          <w:lang w:val="en-GB"/>
        </w:rPr>
      </w:pPr>
      <w:r w:rsidRPr="00924BB6">
        <w:rPr>
          <w:lang w:val="en-GB"/>
        </w:rPr>
        <w:t xml:space="preserve">    string :geospatial_lon_resolution = "0.1 degree";</w:t>
      </w:r>
    </w:p>
    <w:p w14:paraId="5DE12F20" w14:textId="77777777" w:rsidR="00E16502" w:rsidRPr="00E16502" w:rsidRDefault="00E16502" w:rsidP="00E165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eastAsia="Times New Roman" w:cs="Arial"/>
          <w:szCs w:val="20"/>
        </w:rPr>
      </w:pPr>
      <w:r w:rsidRPr="00E16502">
        <w:rPr>
          <w:rFonts w:eastAsia="Times New Roman" w:cs="Arial"/>
          <w:szCs w:val="20"/>
        </w:rPr>
        <w:t xml:space="preserve">  </w:t>
      </w:r>
      <w:r>
        <w:rPr>
          <w:rFonts w:eastAsia="Times New Roman" w:cs="Arial"/>
          <w:szCs w:val="20"/>
        </w:rPr>
        <w:t xml:space="preserve">  </w:t>
      </w:r>
      <w:r w:rsidRPr="00924BB6">
        <w:rPr>
          <w:lang w:val="en-GB"/>
        </w:rPr>
        <w:t>double</w:t>
      </w:r>
      <w:r w:rsidRPr="00E16502">
        <w:rPr>
          <w:rFonts w:eastAsia="Times New Roman" w:cs="Arial"/>
          <w:szCs w:val="20"/>
        </w:rPr>
        <w:t xml:space="preserve">:geospatial_vertical_min = </w:t>
      </w:r>
      <w:r>
        <w:rPr>
          <w:rFonts w:eastAsia="Times New Roman" w:cs="Arial"/>
          <w:szCs w:val="20"/>
        </w:rPr>
        <w:t>500.000</w:t>
      </w:r>
      <w:r w:rsidRPr="00E16502">
        <w:rPr>
          <w:rFonts w:eastAsia="Times New Roman" w:cs="Arial"/>
          <w:szCs w:val="20"/>
        </w:rPr>
        <w:t>; // double</w:t>
      </w:r>
    </w:p>
    <w:p w14:paraId="22D9D4F0" w14:textId="77777777" w:rsidR="00E16502" w:rsidRPr="00E16502" w:rsidRDefault="00E16502" w:rsidP="00E165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eastAsia="Times New Roman" w:cs="Arial"/>
          <w:szCs w:val="20"/>
        </w:rPr>
      </w:pPr>
      <w:r w:rsidRPr="00E16502">
        <w:rPr>
          <w:rFonts w:eastAsia="Times New Roman" w:cs="Arial"/>
          <w:szCs w:val="20"/>
        </w:rPr>
        <w:t xml:space="preserve">    </w:t>
      </w:r>
      <w:r w:rsidRPr="00924BB6">
        <w:rPr>
          <w:lang w:val="en-GB"/>
        </w:rPr>
        <w:t>double</w:t>
      </w:r>
      <w:r w:rsidRPr="00E16502">
        <w:rPr>
          <w:rFonts w:eastAsia="Times New Roman" w:cs="Arial"/>
          <w:szCs w:val="20"/>
        </w:rPr>
        <w:t xml:space="preserve">:geospatial_vertical_max = </w:t>
      </w:r>
      <w:r>
        <w:rPr>
          <w:rFonts w:eastAsia="Times New Roman" w:cs="Arial"/>
          <w:szCs w:val="20"/>
        </w:rPr>
        <w:t>0.000</w:t>
      </w:r>
      <w:r w:rsidRPr="00E16502">
        <w:rPr>
          <w:rFonts w:eastAsia="Times New Roman" w:cs="Arial"/>
          <w:szCs w:val="20"/>
        </w:rPr>
        <w:t>; // double</w:t>
      </w:r>
    </w:p>
    <w:p w14:paraId="19CACDC3" w14:textId="77777777" w:rsidR="00E16502" w:rsidRPr="00E16502" w:rsidRDefault="00E16502" w:rsidP="00E165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eastAsia="Times New Roman" w:cs="Arial"/>
          <w:szCs w:val="20"/>
        </w:rPr>
      </w:pPr>
      <w:r w:rsidRPr="00E16502">
        <w:rPr>
          <w:rFonts w:eastAsia="Times New Roman" w:cs="Arial"/>
          <w:szCs w:val="20"/>
        </w:rPr>
        <w:t xml:space="preserve">  </w:t>
      </w:r>
      <w:r>
        <w:rPr>
          <w:rFonts w:eastAsia="Times New Roman" w:cs="Arial"/>
          <w:szCs w:val="20"/>
        </w:rPr>
        <w:t xml:space="preserve">  string</w:t>
      </w:r>
      <w:r w:rsidRPr="00E16502">
        <w:rPr>
          <w:rFonts w:eastAsia="Times New Roman" w:cs="Arial"/>
          <w:szCs w:val="20"/>
        </w:rPr>
        <w:t>:geospatial_vertical_units = "m";</w:t>
      </w:r>
    </w:p>
    <w:p w14:paraId="14446BC3" w14:textId="77777777" w:rsidR="00E16502" w:rsidRPr="00E16502" w:rsidRDefault="00E16502" w:rsidP="00E165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eastAsia="Times New Roman" w:cs="Arial"/>
          <w:szCs w:val="20"/>
        </w:rPr>
      </w:pPr>
      <w:r w:rsidRPr="00E16502">
        <w:rPr>
          <w:rFonts w:eastAsia="Times New Roman" w:cs="Arial"/>
          <w:szCs w:val="20"/>
        </w:rPr>
        <w:t xml:space="preserve">  </w:t>
      </w:r>
      <w:r>
        <w:rPr>
          <w:rFonts w:eastAsia="Times New Roman" w:cs="Arial"/>
          <w:szCs w:val="20"/>
        </w:rPr>
        <w:t xml:space="preserve">  string</w:t>
      </w:r>
      <w:r w:rsidRPr="00E16502">
        <w:rPr>
          <w:rFonts w:eastAsia="Times New Roman" w:cs="Arial"/>
          <w:szCs w:val="20"/>
        </w:rPr>
        <w:t>:geospatial_vertical_resolution = "</w:t>
      </w:r>
      <w:r>
        <w:rPr>
          <w:rFonts w:eastAsia="Times New Roman" w:cs="Arial"/>
          <w:szCs w:val="20"/>
        </w:rPr>
        <w:t xml:space="preserve">10 </w:t>
      </w:r>
      <w:r w:rsidRPr="00E16502">
        <w:rPr>
          <w:rFonts w:eastAsia="Times New Roman" w:cs="Arial"/>
          <w:szCs w:val="20"/>
        </w:rPr>
        <w:t>meters";</w:t>
      </w:r>
    </w:p>
    <w:p w14:paraId="67B14B10" w14:textId="77777777" w:rsidR="004910A0" w:rsidRPr="00924BB6" w:rsidRDefault="004910A0" w:rsidP="004910A0">
      <w:pPr>
        <w:rPr>
          <w:lang w:val="en-GB"/>
        </w:rPr>
      </w:pPr>
      <w:r w:rsidRPr="00924BB6">
        <w:rPr>
          <w:lang w:val="en-GB"/>
        </w:rPr>
        <w:t xml:space="preserve">    string :creator_type = "institution";</w:t>
      </w:r>
    </w:p>
    <w:p w14:paraId="1799A637" w14:textId="77777777" w:rsidR="004910A0" w:rsidRPr="00924BB6" w:rsidRDefault="004910A0" w:rsidP="004910A0">
      <w:pPr>
        <w:rPr>
          <w:lang w:val="en-GB"/>
        </w:rPr>
      </w:pPr>
      <w:r w:rsidRPr="00924BB6">
        <w:rPr>
          <w:lang w:val="en-GB"/>
        </w:rPr>
        <w:t xml:space="preserve">    string :creator_institution = "Inter-American Tropical Tuna Commission (IATTC)";</w:t>
      </w:r>
    </w:p>
    <w:p w14:paraId="7C8A5A0D" w14:textId="77777777" w:rsidR="004910A0" w:rsidRPr="00924BB6" w:rsidRDefault="004910A0" w:rsidP="004910A0">
      <w:pPr>
        <w:rPr>
          <w:lang w:val="en-GB"/>
        </w:rPr>
      </w:pPr>
      <w:r w:rsidRPr="00924BB6">
        <w:rPr>
          <w:lang w:val="en-GB"/>
        </w:rPr>
        <w:t xml:space="preserve">    string :creator_email = "kschaefer@iattc.org";</w:t>
      </w:r>
    </w:p>
    <w:p w14:paraId="62ADAF43" w14:textId="77777777" w:rsidR="004910A0" w:rsidRPr="00924BB6" w:rsidRDefault="004910A0" w:rsidP="004910A0">
      <w:pPr>
        <w:rPr>
          <w:lang w:val="en-GB"/>
        </w:rPr>
      </w:pPr>
      <w:r w:rsidRPr="00924BB6">
        <w:rPr>
          <w:lang w:val="en-GB"/>
        </w:rPr>
        <w:t xml:space="preserve">    string :creator_name = "Schaefer, Kurt";</w:t>
      </w:r>
    </w:p>
    <w:p w14:paraId="3C2997FF" w14:textId="77777777" w:rsidR="004910A0" w:rsidRPr="00924BB6" w:rsidRDefault="004910A0" w:rsidP="004910A0">
      <w:pPr>
        <w:rPr>
          <w:lang w:val="en-GB"/>
        </w:rPr>
      </w:pPr>
      <w:r w:rsidRPr="00924BB6">
        <w:rPr>
          <w:lang w:val="en-GB"/>
        </w:rPr>
        <w:t xml:space="preserve">    string :creator_role = "Researcher";</w:t>
      </w:r>
    </w:p>
    <w:p w14:paraId="22B8F8BD" w14:textId="77777777" w:rsidR="004910A0" w:rsidRPr="00924BB6" w:rsidRDefault="004910A0" w:rsidP="004910A0">
      <w:pPr>
        <w:rPr>
          <w:lang w:val="en-GB"/>
        </w:rPr>
      </w:pPr>
      <w:r w:rsidRPr="00924BB6">
        <w:rPr>
          <w:lang w:val="en-GB"/>
        </w:rPr>
        <w:t xml:space="preserve">    string :institution = "Inter-American Tropical Tuna Commission (IATTC)";</w:t>
      </w:r>
    </w:p>
    <w:p w14:paraId="2D2B421A" w14:textId="77777777" w:rsidR="004910A0" w:rsidRPr="00924BB6" w:rsidRDefault="004910A0" w:rsidP="004910A0">
      <w:pPr>
        <w:rPr>
          <w:lang w:val="en-GB"/>
        </w:rPr>
      </w:pPr>
      <w:r w:rsidRPr="00924BB6">
        <w:rPr>
          <w:lang w:val="en-GB"/>
        </w:rPr>
        <w:t xml:space="preserve">    string :publisher_name = "Vardis Tsontos";</w:t>
      </w:r>
    </w:p>
    <w:p w14:paraId="6F93B84F" w14:textId="77777777" w:rsidR="004910A0" w:rsidRPr="00924BB6" w:rsidRDefault="004910A0" w:rsidP="004910A0">
      <w:pPr>
        <w:rPr>
          <w:lang w:val="en-GB"/>
        </w:rPr>
      </w:pPr>
      <w:r w:rsidRPr="00924BB6">
        <w:rPr>
          <w:lang w:val="en-GB"/>
        </w:rPr>
        <w:t xml:space="preserve">    string :publisher_type = "person";</w:t>
      </w:r>
    </w:p>
    <w:p w14:paraId="111298E0" w14:textId="77777777" w:rsidR="004910A0" w:rsidRPr="00924BB6" w:rsidRDefault="004910A0" w:rsidP="004910A0">
      <w:pPr>
        <w:rPr>
          <w:lang w:val="en-GB"/>
        </w:rPr>
      </w:pPr>
      <w:r w:rsidRPr="00924BB6">
        <w:rPr>
          <w:lang w:val="en-GB"/>
        </w:rPr>
        <w:t xml:space="preserve">    string :publisher_email = "vtsontos@jpl.nasa.gov";</w:t>
      </w:r>
    </w:p>
    <w:p w14:paraId="117F8BB1" w14:textId="77777777" w:rsidR="004910A0" w:rsidRPr="00924BB6" w:rsidRDefault="004910A0" w:rsidP="004910A0">
      <w:pPr>
        <w:rPr>
          <w:lang w:val="en-GB"/>
        </w:rPr>
      </w:pPr>
      <w:r w:rsidRPr="00924BB6">
        <w:rPr>
          <w:lang w:val="en-GB"/>
        </w:rPr>
        <w:t xml:space="preserve">    string :publisher_url = "https://podaac.jpl.nasa.gov/";</w:t>
      </w:r>
    </w:p>
    <w:p w14:paraId="651EAF42" w14:textId="77777777" w:rsidR="004910A0" w:rsidRPr="00924BB6" w:rsidRDefault="004910A0" w:rsidP="004910A0">
      <w:pPr>
        <w:rPr>
          <w:lang w:val="en-GB"/>
        </w:rPr>
      </w:pPr>
      <w:r w:rsidRPr="00924BB6">
        <w:rPr>
          <w:lang w:val="en-GB"/>
        </w:rPr>
        <w:t xml:space="preserve">    string :project = "IATTC Bigeye tuna behavior program";</w:t>
      </w:r>
    </w:p>
    <w:p w14:paraId="65366C63" w14:textId="77777777" w:rsidR="004910A0" w:rsidRPr="00924BB6" w:rsidRDefault="004910A0" w:rsidP="004910A0">
      <w:pPr>
        <w:rPr>
          <w:lang w:val="en-GB"/>
        </w:rPr>
      </w:pPr>
      <w:r w:rsidRPr="00924BB6">
        <w:rPr>
          <w:lang w:val="en-GB"/>
        </w:rPr>
        <w:t xml:space="preserve">    string :processing_level = "Level 2";</w:t>
      </w:r>
    </w:p>
    <w:p w14:paraId="73E90401" w14:textId="77777777" w:rsidR="004910A0" w:rsidRPr="00924BB6" w:rsidRDefault="004910A0" w:rsidP="004910A0">
      <w:pPr>
        <w:rPr>
          <w:lang w:val="en-GB"/>
        </w:rPr>
      </w:pPr>
      <w:r w:rsidRPr="00924BB6">
        <w:rPr>
          <w:lang w:val="en-GB"/>
        </w:rPr>
        <w:t xml:space="preserve">    string :keywords_vocabulary = "CF Standard Names, GCMD Science Keywords";</w:t>
      </w:r>
    </w:p>
    <w:p w14:paraId="4D4B85BC" w14:textId="77777777" w:rsidR="004910A0" w:rsidRPr="00924BB6" w:rsidRDefault="004910A0" w:rsidP="004910A0">
      <w:pPr>
        <w:rPr>
          <w:lang w:val="en-GB"/>
        </w:rPr>
      </w:pPr>
      <w:r w:rsidRPr="00924BB6">
        <w:rPr>
          <w:lang w:val="en-GB"/>
        </w:rPr>
        <w:t xml:space="preserve">    string :keywords = "Temperature, electronic tag, animal telemetry, bigeye, tuna, Thunnus obesus, IATTC, Eastern Tropical Pacific Ocean";</w:t>
      </w:r>
    </w:p>
    <w:p w14:paraId="65566260" w14:textId="77777777" w:rsidR="004910A0" w:rsidRPr="00924BB6" w:rsidRDefault="004910A0" w:rsidP="004910A0">
      <w:pPr>
        <w:rPr>
          <w:lang w:val="en-GB"/>
        </w:rPr>
      </w:pPr>
      <w:r w:rsidRPr="00924BB6">
        <w:rPr>
          <w:lang w:val="en-GB"/>
        </w:rPr>
        <w:t xml:space="preserve">    string :acknowledgement = "Funding provided by IATTC under grant 2019-XYZ.";</w:t>
      </w:r>
    </w:p>
    <w:p w14:paraId="3E08D7FD" w14:textId="77777777" w:rsidR="004910A0" w:rsidRPr="00924BB6" w:rsidRDefault="004910A0" w:rsidP="004910A0">
      <w:pPr>
        <w:rPr>
          <w:lang w:val="en-GB"/>
        </w:rPr>
      </w:pPr>
      <w:r w:rsidRPr="00924BB6">
        <w:rPr>
          <w:lang w:val="en-GB"/>
        </w:rPr>
        <w:t xml:space="preserve">    string :date_created = "2019-09-18T13:53:21";</w:t>
      </w:r>
    </w:p>
    <w:p w14:paraId="7452D9F3" w14:textId="77777777" w:rsidR="004910A0" w:rsidRPr="00924BB6" w:rsidRDefault="004910A0" w:rsidP="004910A0">
      <w:pPr>
        <w:rPr>
          <w:lang w:val="en-GB"/>
        </w:rPr>
      </w:pPr>
      <w:r w:rsidRPr="00924BB6">
        <w:rPr>
          <w:lang w:val="en-GB"/>
        </w:rPr>
        <w:t xml:space="preserve">    string :date_modified = "2019-09-18T13:53:21";</w:t>
      </w:r>
    </w:p>
    <w:p w14:paraId="298045B3" w14:textId="77777777" w:rsidR="004910A0" w:rsidRPr="00924BB6" w:rsidRDefault="004910A0" w:rsidP="004910A0">
      <w:pPr>
        <w:rPr>
          <w:lang w:val="en-GB"/>
        </w:rPr>
      </w:pPr>
      <w:r w:rsidRPr="00924BB6">
        <w:rPr>
          <w:lang w:val="en-GB"/>
        </w:rPr>
        <w:t xml:space="preserve">    string :date_issued = "2019-09-18T13:53:21";</w:t>
      </w:r>
    </w:p>
    <w:p w14:paraId="38FEB8C6" w14:textId="77777777" w:rsidR="004910A0" w:rsidRPr="00924BB6" w:rsidRDefault="004910A0" w:rsidP="004910A0">
      <w:pPr>
        <w:rPr>
          <w:lang w:val="en-GB"/>
        </w:rPr>
      </w:pPr>
      <w:r w:rsidRPr="00924BB6">
        <w:rPr>
          <w:lang w:val="en-GB"/>
        </w:rPr>
        <w:t xml:space="preserve">    string :date_metadata_modified = "2019-09-18T13:53:21";</w:t>
      </w:r>
    </w:p>
    <w:p w14:paraId="1F03481E" w14:textId="77777777" w:rsidR="004910A0" w:rsidRPr="00924BB6" w:rsidRDefault="004910A0" w:rsidP="004910A0">
      <w:pPr>
        <w:rPr>
          <w:lang w:val="en-GB"/>
        </w:rPr>
      </w:pPr>
      <w:r w:rsidRPr="00924BB6">
        <w:rPr>
          <w:lang w:val="en-GB"/>
        </w:rPr>
        <w:t xml:space="preserve">    string :program = "IATTC Tuna Behavior and Life History";</w:t>
      </w:r>
    </w:p>
    <w:p w14:paraId="5BF2659D" w14:textId="77777777" w:rsidR="004910A0" w:rsidRPr="00924BB6" w:rsidRDefault="004910A0" w:rsidP="004910A0">
      <w:pPr>
        <w:rPr>
          <w:lang w:val="en-GB"/>
        </w:rPr>
      </w:pPr>
      <w:r w:rsidRPr="00924BB6">
        <w:rPr>
          <w:lang w:val="en-GB"/>
        </w:rPr>
        <w:t xml:space="preserve">    string :product_version = "1.0";</w:t>
      </w:r>
    </w:p>
    <w:p w14:paraId="7D311325" w14:textId="699F3560" w:rsidR="004910A0" w:rsidRPr="00924BB6" w:rsidRDefault="004910A0" w:rsidP="004910A0">
      <w:pPr>
        <w:rPr>
          <w:lang w:val="en-GB"/>
        </w:rPr>
      </w:pPr>
      <w:r w:rsidRPr="00924BB6">
        <w:rPr>
          <w:lang w:val="en-GB"/>
        </w:rPr>
        <w:t xml:space="preserve">    string :license = "IATTC data are copyrighted and available </w:t>
      </w:r>
      <w:r w:rsidR="00280BB3" w:rsidRPr="00924BB6">
        <w:rPr>
          <w:lang w:val="en-GB"/>
        </w:rPr>
        <w:t>publicly</w:t>
      </w:r>
      <w:r w:rsidRPr="00924BB6">
        <w:rPr>
          <w:lang w:val="en-GB"/>
        </w:rPr>
        <w:t xml:space="preserve"> on condition of inst</w:t>
      </w:r>
      <w:r w:rsidR="00280BB3">
        <w:rPr>
          <w:lang w:val="en-GB"/>
        </w:rPr>
        <w:t>it</w:t>
      </w:r>
      <w:r w:rsidRPr="00924BB6">
        <w:rPr>
          <w:lang w:val="en-GB"/>
        </w:rPr>
        <w:t xml:space="preserve">ution and </w:t>
      </w:r>
      <w:r w:rsidR="00280BB3" w:rsidRPr="00924BB6">
        <w:rPr>
          <w:lang w:val="en-GB"/>
        </w:rPr>
        <w:t>researcher</w:t>
      </w:r>
      <w:r w:rsidRPr="00924BB6">
        <w:rPr>
          <w:lang w:val="en-GB"/>
        </w:rPr>
        <w:t xml:space="preserve"> citation.";</w:t>
      </w:r>
    </w:p>
    <w:p w14:paraId="5EB86DD9" w14:textId="77777777" w:rsidR="004910A0" w:rsidRPr="00924BB6" w:rsidRDefault="004910A0" w:rsidP="004910A0">
      <w:pPr>
        <w:rPr>
          <w:lang w:val="en-GB"/>
        </w:rPr>
      </w:pPr>
      <w:r w:rsidRPr="00924BB6">
        <w:rPr>
          <w:lang w:val="en-GB"/>
        </w:rPr>
        <w:t xml:space="preserve">    string :summary = "Implanted archival tag dataset showing the migration and diving patterns of an adult Bigeye tuna in the Eastern Tropical Pacific courtesy of Kurt Schaeffer and Dann Fuller of the IATTC";</w:t>
      </w:r>
    </w:p>
    <w:p w14:paraId="645AFDF7" w14:textId="77777777" w:rsidR="004910A0" w:rsidRPr="00924BB6" w:rsidRDefault="004910A0" w:rsidP="004910A0">
      <w:pPr>
        <w:rPr>
          <w:lang w:val="en-GB"/>
        </w:rPr>
      </w:pPr>
    </w:p>
    <w:p w14:paraId="11CDC84C" w14:textId="77777777" w:rsidR="004910A0" w:rsidRPr="00924BB6" w:rsidRDefault="004910A0" w:rsidP="004910A0">
      <w:pPr>
        <w:rPr>
          <w:lang w:val="en-GB"/>
        </w:rPr>
      </w:pPr>
    </w:p>
    <w:p w14:paraId="1E89BDBD" w14:textId="77777777" w:rsidR="004910A0" w:rsidRPr="00924BB6" w:rsidRDefault="004910A0" w:rsidP="004910A0">
      <w:pPr>
        <w:rPr>
          <w:b/>
          <w:i/>
          <w:lang w:val="en-GB"/>
        </w:rPr>
      </w:pPr>
      <w:r w:rsidRPr="00924BB6">
        <w:rPr>
          <w:b/>
          <w:i/>
          <w:lang w:val="en-GB"/>
        </w:rPr>
        <w:t xml:space="preserve">    // Animal Telemetry domain global attributes orgnaized by categroy in Group structures</w:t>
      </w:r>
    </w:p>
    <w:p w14:paraId="2540C2FE" w14:textId="77777777" w:rsidR="004910A0" w:rsidRPr="00924BB6" w:rsidRDefault="004910A0" w:rsidP="004910A0">
      <w:pPr>
        <w:rPr>
          <w:lang w:val="en-GB"/>
        </w:rPr>
      </w:pPr>
      <w:r w:rsidRPr="00924BB6">
        <w:rPr>
          <w:lang w:val="en-GB"/>
        </w:rPr>
        <w:t xml:space="preserve">    group: Meta_eTag {</w:t>
      </w:r>
    </w:p>
    <w:p w14:paraId="4085611E" w14:textId="77777777" w:rsidR="004910A0" w:rsidRPr="00924BB6" w:rsidRDefault="004910A0" w:rsidP="004910A0">
      <w:pPr>
        <w:rPr>
          <w:lang w:val="en-GB"/>
        </w:rPr>
      </w:pPr>
      <w:r w:rsidRPr="00924BB6">
        <w:rPr>
          <w:lang w:val="en-GB"/>
        </w:rPr>
        <w:t xml:space="preserve">      </w:t>
      </w:r>
    </w:p>
    <w:p w14:paraId="57EB8361" w14:textId="77777777" w:rsidR="004910A0" w:rsidRPr="00924BB6" w:rsidRDefault="004910A0" w:rsidP="004910A0">
      <w:pPr>
        <w:rPr>
          <w:lang w:val="en-GB"/>
        </w:rPr>
      </w:pPr>
      <w:r w:rsidRPr="00924BB6">
        <w:rPr>
          <w:lang w:val="en-GB"/>
        </w:rPr>
        <w:t xml:space="preserve">      group: animal {</w:t>
      </w:r>
    </w:p>
    <w:p w14:paraId="011C0505" w14:textId="77777777" w:rsidR="004910A0" w:rsidRPr="00924BB6" w:rsidRDefault="004910A0" w:rsidP="004910A0">
      <w:pPr>
        <w:rPr>
          <w:lang w:val="en-GB"/>
        </w:rPr>
      </w:pPr>
      <w:r w:rsidRPr="00924BB6">
        <w:rPr>
          <w:lang w:val="en-GB"/>
        </w:rPr>
        <w:t xml:space="preserve">        string :platform = "Thunn</w:t>
      </w:r>
      <w:r>
        <w:rPr>
          <w:lang w:val="en-GB"/>
        </w:rPr>
        <w:t>us obesus";</w:t>
      </w:r>
      <w:r>
        <w:rPr>
          <w:lang w:val="en-GB"/>
        </w:rPr>
        <w:tab/>
      </w:r>
      <w:r>
        <w:rPr>
          <w:lang w:val="en-GB"/>
        </w:rPr>
        <w:tab/>
      </w:r>
      <w:r>
        <w:rPr>
          <w:lang w:val="en-GB"/>
        </w:rPr>
        <w:tab/>
      </w:r>
      <w:r>
        <w:rPr>
          <w:lang w:val="en-GB"/>
        </w:rPr>
        <w:tab/>
      </w:r>
      <w:r>
        <w:rPr>
          <w:lang w:val="en-GB"/>
        </w:rPr>
        <w:tab/>
      </w:r>
      <w:r w:rsidRPr="00924BB6">
        <w:rPr>
          <w:lang w:val="en-GB"/>
        </w:rPr>
        <w:t>//REQUIRED</w:t>
      </w:r>
    </w:p>
    <w:p w14:paraId="2AF9500F" w14:textId="77777777" w:rsidR="004910A0" w:rsidRPr="00924BB6" w:rsidRDefault="004910A0" w:rsidP="004910A0">
      <w:pPr>
        <w:rPr>
          <w:lang w:val="en-GB"/>
        </w:rPr>
      </w:pPr>
      <w:r w:rsidRPr="00924BB6">
        <w:rPr>
          <w:lang w:val="en-GB"/>
        </w:rPr>
        <w:t xml:space="preserve">        string :taxonomic_serial_</w:t>
      </w:r>
      <w:r>
        <w:rPr>
          <w:lang w:val="en-GB"/>
        </w:rPr>
        <w:t>number = "172428";</w:t>
      </w:r>
      <w:r>
        <w:rPr>
          <w:lang w:val="en-GB"/>
        </w:rPr>
        <w:tab/>
      </w:r>
      <w:r>
        <w:rPr>
          <w:lang w:val="en-GB"/>
        </w:rPr>
        <w:tab/>
      </w:r>
      <w:r>
        <w:rPr>
          <w:lang w:val="en-GB"/>
        </w:rPr>
        <w:tab/>
      </w:r>
      <w:r>
        <w:rPr>
          <w:lang w:val="en-GB"/>
        </w:rPr>
        <w:tab/>
      </w:r>
      <w:r w:rsidRPr="00924BB6">
        <w:rPr>
          <w:lang w:val="en-GB"/>
        </w:rPr>
        <w:t>//REQUIRED</w:t>
      </w:r>
    </w:p>
    <w:p w14:paraId="39810E9E" w14:textId="77777777" w:rsidR="004910A0" w:rsidRPr="00924BB6" w:rsidRDefault="004910A0" w:rsidP="004910A0">
      <w:pPr>
        <w:rPr>
          <w:lang w:val="en-GB"/>
        </w:rPr>
      </w:pPr>
      <w:r w:rsidRPr="00924BB6">
        <w:rPr>
          <w:lang w:val="en-GB"/>
        </w:rPr>
        <w:lastRenderedPageBreak/>
        <w:t xml:space="preserve">        string :length_type_capture = </w:t>
      </w:r>
      <w:r>
        <w:rPr>
          <w:lang w:val="en-GB"/>
        </w:rPr>
        <w:t>"Straight fork length";</w:t>
      </w:r>
      <w:r>
        <w:rPr>
          <w:lang w:val="en-GB"/>
        </w:rPr>
        <w:tab/>
      </w:r>
      <w:r>
        <w:rPr>
          <w:lang w:val="en-GB"/>
        </w:rPr>
        <w:tab/>
      </w:r>
      <w:r>
        <w:rPr>
          <w:lang w:val="en-GB"/>
        </w:rPr>
        <w:tab/>
      </w:r>
      <w:r>
        <w:rPr>
          <w:lang w:val="en-GB"/>
        </w:rPr>
        <w:tab/>
      </w:r>
      <w:r w:rsidRPr="00924BB6">
        <w:rPr>
          <w:lang w:val="en-GB"/>
        </w:rPr>
        <w:t>//REQUIRED</w:t>
      </w:r>
    </w:p>
    <w:p w14:paraId="271A8719" w14:textId="77777777" w:rsidR="004910A0" w:rsidRPr="00924BB6" w:rsidRDefault="004910A0" w:rsidP="004910A0">
      <w:pPr>
        <w:rPr>
          <w:lang w:val="en-GB"/>
        </w:rPr>
      </w:pPr>
      <w:r w:rsidRPr="00924BB6">
        <w:rPr>
          <w:lang w:val="en-GB"/>
        </w:rPr>
        <w:t xml:space="preserve">        string :length_method_cap</w:t>
      </w:r>
      <w:r>
        <w:rPr>
          <w:lang w:val="en-GB"/>
        </w:rPr>
        <w:t>ture = "measured caliper";</w:t>
      </w:r>
      <w:r>
        <w:rPr>
          <w:lang w:val="en-GB"/>
        </w:rPr>
        <w:tab/>
      </w:r>
      <w:r>
        <w:rPr>
          <w:lang w:val="en-GB"/>
        </w:rPr>
        <w:tab/>
      </w:r>
      <w:r>
        <w:rPr>
          <w:lang w:val="en-GB"/>
        </w:rPr>
        <w:tab/>
      </w:r>
      <w:r w:rsidRPr="00924BB6">
        <w:rPr>
          <w:lang w:val="en-GB"/>
        </w:rPr>
        <w:t>//REQUIRED</w:t>
      </w:r>
    </w:p>
    <w:p w14:paraId="3FBD9503" w14:textId="77777777" w:rsidR="004910A0" w:rsidRPr="00924BB6" w:rsidRDefault="004910A0" w:rsidP="004910A0">
      <w:pPr>
        <w:rPr>
          <w:lang w:val="en-GB"/>
        </w:rPr>
      </w:pPr>
      <w:r w:rsidRPr="00924BB6">
        <w:rPr>
          <w:lang w:val="en-GB"/>
        </w:rPr>
        <w:t xml:space="preserve">        double :length_capture = </w:t>
      </w:r>
      <w:r>
        <w:rPr>
          <w:lang w:val="en-GB"/>
        </w:rPr>
        <w:t>67.0f;</w:t>
      </w:r>
      <w:r>
        <w:rPr>
          <w:lang w:val="en-GB"/>
        </w:rPr>
        <w:tab/>
      </w:r>
      <w:r>
        <w:rPr>
          <w:lang w:val="en-GB"/>
        </w:rPr>
        <w:tab/>
      </w:r>
      <w:r>
        <w:rPr>
          <w:lang w:val="en-GB"/>
        </w:rPr>
        <w:tab/>
      </w:r>
      <w:r>
        <w:rPr>
          <w:lang w:val="en-GB"/>
        </w:rPr>
        <w:tab/>
      </w:r>
      <w:r>
        <w:rPr>
          <w:lang w:val="en-GB"/>
        </w:rPr>
        <w:tab/>
      </w:r>
      <w:r>
        <w:rPr>
          <w:lang w:val="en-GB"/>
        </w:rPr>
        <w:tab/>
      </w:r>
      <w:r w:rsidRPr="00924BB6">
        <w:rPr>
          <w:lang w:val="en-GB"/>
        </w:rPr>
        <w:t>//REQUIRED</w:t>
      </w:r>
    </w:p>
    <w:p w14:paraId="670A6024" w14:textId="77777777" w:rsidR="004910A0" w:rsidRPr="00924BB6" w:rsidRDefault="004910A0" w:rsidP="004910A0">
      <w:pPr>
        <w:rPr>
          <w:lang w:val="en-GB"/>
        </w:rPr>
      </w:pPr>
      <w:r w:rsidRPr="00924BB6">
        <w:rPr>
          <w:lang w:val="en-GB"/>
        </w:rPr>
        <w:t xml:space="preserve">        string :length_unit_captu</w:t>
      </w:r>
      <w:r>
        <w:rPr>
          <w:lang w:val="en-GB"/>
        </w:rPr>
        <w:t>re = "cm";</w:t>
      </w:r>
      <w:r>
        <w:rPr>
          <w:lang w:val="en-GB"/>
        </w:rPr>
        <w:tab/>
      </w:r>
      <w:r>
        <w:rPr>
          <w:lang w:val="en-GB"/>
        </w:rPr>
        <w:tab/>
      </w:r>
      <w:r>
        <w:rPr>
          <w:lang w:val="en-GB"/>
        </w:rPr>
        <w:tab/>
      </w:r>
      <w:r>
        <w:rPr>
          <w:lang w:val="en-GB"/>
        </w:rPr>
        <w:tab/>
      </w:r>
      <w:r>
        <w:rPr>
          <w:lang w:val="en-GB"/>
        </w:rPr>
        <w:tab/>
      </w:r>
      <w:r>
        <w:rPr>
          <w:lang w:val="en-GB"/>
        </w:rPr>
        <w:tab/>
      </w:r>
      <w:r w:rsidRPr="00924BB6">
        <w:rPr>
          <w:lang w:val="en-GB"/>
        </w:rPr>
        <w:t>//REQUIRED</w:t>
      </w:r>
    </w:p>
    <w:p w14:paraId="14172CEF" w14:textId="77777777" w:rsidR="004910A0" w:rsidRPr="00924BB6" w:rsidRDefault="004910A0" w:rsidP="004910A0">
      <w:pPr>
        <w:rPr>
          <w:lang w:val="en-GB"/>
        </w:rPr>
      </w:pPr>
      <w:r w:rsidRPr="00924BB6">
        <w:rPr>
          <w:lang w:val="en-GB"/>
        </w:rPr>
        <w:t xml:space="preserve">        stri</w:t>
      </w:r>
      <w:r>
        <w:rPr>
          <w:lang w:val="en-GB"/>
        </w:rPr>
        <w:t>ng :condition_capture = "good";</w:t>
      </w:r>
      <w:r>
        <w:rPr>
          <w:lang w:val="en-GB"/>
        </w:rPr>
        <w:tab/>
      </w:r>
      <w:r>
        <w:rPr>
          <w:lang w:val="en-GB"/>
        </w:rPr>
        <w:tab/>
      </w:r>
      <w:r>
        <w:rPr>
          <w:lang w:val="en-GB"/>
        </w:rPr>
        <w:tab/>
      </w:r>
      <w:r>
        <w:rPr>
          <w:lang w:val="en-GB"/>
        </w:rPr>
        <w:tab/>
      </w:r>
      <w:r>
        <w:rPr>
          <w:lang w:val="en-GB"/>
        </w:rPr>
        <w:tab/>
      </w:r>
      <w:r>
        <w:rPr>
          <w:lang w:val="en-GB"/>
        </w:rPr>
        <w:tab/>
      </w:r>
      <w:r w:rsidRPr="00924BB6">
        <w:rPr>
          <w:lang w:val="en-GB"/>
        </w:rPr>
        <w:t>//REQUIRED</w:t>
      </w:r>
    </w:p>
    <w:p w14:paraId="582376DC" w14:textId="77777777" w:rsidR="004910A0" w:rsidRPr="00924BB6" w:rsidRDefault="004910A0" w:rsidP="004910A0">
      <w:pPr>
        <w:rPr>
          <w:lang w:val="en-GB"/>
        </w:rPr>
      </w:pPr>
      <w:r w:rsidRPr="00924BB6">
        <w:rPr>
          <w:lang w:val="en-GB"/>
        </w:rPr>
        <w:t xml:space="preserve">        string :lifestage_capture</w:t>
      </w:r>
      <w:r>
        <w:rPr>
          <w:lang w:val="en-GB"/>
        </w:rPr>
        <w:t xml:space="preserve"> = "juvenile";</w:t>
      </w:r>
      <w:r>
        <w:rPr>
          <w:lang w:val="en-GB"/>
        </w:rPr>
        <w:tab/>
      </w:r>
      <w:r>
        <w:rPr>
          <w:lang w:val="en-GB"/>
        </w:rPr>
        <w:tab/>
      </w:r>
      <w:r>
        <w:rPr>
          <w:lang w:val="en-GB"/>
        </w:rPr>
        <w:tab/>
      </w:r>
      <w:r>
        <w:rPr>
          <w:lang w:val="en-GB"/>
        </w:rPr>
        <w:tab/>
      </w:r>
      <w:r>
        <w:rPr>
          <w:lang w:val="en-GB"/>
        </w:rPr>
        <w:tab/>
      </w:r>
      <w:r w:rsidRPr="00924BB6">
        <w:rPr>
          <w:lang w:val="en-GB"/>
        </w:rPr>
        <w:t xml:space="preserve">//recommended        </w:t>
      </w:r>
    </w:p>
    <w:p w14:paraId="6393ABF0" w14:textId="77777777" w:rsidR="004910A0" w:rsidRPr="00924BB6" w:rsidRDefault="004910A0" w:rsidP="004910A0">
      <w:pPr>
        <w:rPr>
          <w:lang w:val="en-GB"/>
        </w:rPr>
      </w:pPr>
      <w:r w:rsidRPr="00924BB6">
        <w:rPr>
          <w:lang w:val="en-GB"/>
        </w:rPr>
        <w:t xml:space="preserve">        string :length_type_recap</w:t>
      </w:r>
      <w:r>
        <w:rPr>
          <w:lang w:val="en-GB"/>
        </w:rPr>
        <w:t>ture = "Straight fork length";</w:t>
      </w:r>
      <w:r>
        <w:rPr>
          <w:lang w:val="en-GB"/>
        </w:rPr>
        <w:tab/>
      </w:r>
      <w:r>
        <w:rPr>
          <w:lang w:val="en-GB"/>
        </w:rPr>
        <w:tab/>
      </w:r>
      <w:r>
        <w:rPr>
          <w:lang w:val="en-GB"/>
        </w:rPr>
        <w:tab/>
      </w:r>
      <w:r w:rsidRPr="00924BB6">
        <w:rPr>
          <w:lang w:val="en-GB"/>
        </w:rPr>
        <w:t>//recommended</w:t>
      </w:r>
    </w:p>
    <w:p w14:paraId="3338041C" w14:textId="77777777" w:rsidR="004910A0" w:rsidRPr="00924BB6" w:rsidRDefault="004910A0" w:rsidP="004910A0">
      <w:pPr>
        <w:rPr>
          <w:lang w:val="en-GB"/>
        </w:rPr>
      </w:pPr>
      <w:r w:rsidRPr="00924BB6">
        <w:rPr>
          <w:lang w:val="en-GB"/>
        </w:rPr>
        <w:t xml:space="preserve">        string :length_method_re</w:t>
      </w:r>
      <w:r>
        <w:rPr>
          <w:lang w:val="en-GB"/>
        </w:rPr>
        <w:t>capture = "predicted";</w:t>
      </w:r>
      <w:r>
        <w:rPr>
          <w:lang w:val="en-GB"/>
        </w:rPr>
        <w:tab/>
      </w:r>
      <w:r>
        <w:rPr>
          <w:lang w:val="en-GB"/>
        </w:rPr>
        <w:tab/>
      </w:r>
      <w:r>
        <w:rPr>
          <w:lang w:val="en-GB"/>
        </w:rPr>
        <w:tab/>
      </w:r>
      <w:r>
        <w:rPr>
          <w:lang w:val="en-GB"/>
        </w:rPr>
        <w:tab/>
      </w:r>
      <w:r w:rsidRPr="00924BB6">
        <w:rPr>
          <w:lang w:val="en-GB"/>
        </w:rPr>
        <w:t xml:space="preserve">//recommended        </w:t>
      </w:r>
    </w:p>
    <w:p w14:paraId="07026B8F" w14:textId="77777777" w:rsidR="004910A0" w:rsidRPr="00924BB6" w:rsidRDefault="004910A0" w:rsidP="004910A0">
      <w:pPr>
        <w:rPr>
          <w:lang w:val="en-GB"/>
        </w:rPr>
      </w:pPr>
      <w:r w:rsidRPr="00924BB6">
        <w:rPr>
          <w:lang w:val="en-GB"/>
        </w:rPr>
        <w:t xml:space="preserve">        double :length_recapture</w:t>
      </w:r>
      <w:r>
        <w:rPr>
          <w:lang w:val="en-GB"/>
        </w:rPr>
        <w:t xml:space="preserve"> = 159.0f;</w:t>
      </w:r>
      <w:r>
        <w:rPr>
          <w:lang w:val="en-GB"/>
        </w:rPr>
        <w:tab/>
      </w:r>
      <w:r>
        <w:rPr>
          <w:lang w:val="en-GB"/>
        </w:rPr>
        <w:tab/>
      </w:r>
      <w:r>
        <w:rPr>
          <w:lang w:val="en-GB"/>
        </w:rPr>
        <w:tab/>
      </w:r>
      <w:r>
        <w:rPr>
          <w:lang w:val="en-GB"/>
        </w:rPr>
        <w:tab/>
      </w:r>
      <w:r>
        <w:rPr>
          <w:lang w:val="en-GB"/>
        </w:rPr>
        <w:tab/>
      </w:r>
      <w:r>
        <w:rPr>
          <w:lang w:val="en-GB"/>
        </w:rPr>
        <w:tab/>
      </w:r>
      <w:r w:rsidRPr="00924BB6">
        <w:rPr>
          <w:lang w:val="en-GB"/>
        </w:rPr>
        <w:t>//recommended</w:t>
      </w:r>
    </w:p>
    <w:p w14:paraId="02E50812" w14:textId="77777777" w:rsidR="004910A0" w:rsidRPr="00924BB6" w:rsidRDefault="004910A0" w:rsidP="004910A0">
      <w:pPr>
        <w:rPr>
          <w:lang w:val="en-GB"/>
        </w:rPr>
      </w:pPr>
      <w:r w:rsidRPr="00924BB6">
        <w:rPr>
          <w:lang w:val="en-GB"/>
        </w:rPr>
        <w:t xml:space="preserve">        string :length_unit_recapture = "cm";</w:t>
      </w:r>
      <w:r>
        <w:rPr>
          <w:lang w:val="en-GB"/>
        </w:rPr>
        <w:tab/>
      </w:r>
      <w:r>
        <w:rPr>
          <w:lang w:val="en-GB"/>
        </w:rPr>
        <w:tab/>
      </w:r>
      <w:r>
        <w:rPr>
          <w:lang w:val="en-GB"/>
        </w:rPr>
        <w:tab/>
      </w:r>
      <w:r>
        <w:rPr>
          <w:lang w:val="en-GB"/>
        </w:rPr>
        <w:tab/>
      </w:r>
      <w:r>
        <w:rPr>
          <w:lang w:val="en-GB"/>
        </w:rPr>
        <w:tab/>
      </w:r>
      <w:r w:rsidRPr="00924BB6">
        <w:rPr>
          <w:lang w:val="en-GB"/>
        </w:rPr>
        <w:t>//recommended</w:t>
      </w:r>
    </w:p>
    <w:p w14:paraId="27735A15" w14:textId="77777777" w:rsidR="004910A0" w:rsidRPr="00924BB6" w:rsidRDefault="004910A0" w:rsidP="004910A0">
      <w:pPr>
        <w:rPr>
          <w:lang w:val="en-GB"/>
        </w:rPr>
      </w:pPr>
      <w:r w:rsidRPr="00924BB6">
        <w:rPr>
          <w:lang w:val="en-GB"/>
        </w:rPr>
        <w:t xml:space="preserve">        string :condition_recapture = "gut hooked";</w:t>
      </w:r>
      <w:r>
        <w:rPr>
          <w:lang w:val="en-GB"/>
        </w:rPr>
        <w:tab/>
      </w:r>
      <w:r>
        <w:rPr>
          <w:lang w:val="en-GB"/>
        </w:rPr>
        <w:tab/>
      </w:r>
      <w:r>
        <w:rPr>
          <w:lang w:val="en-GB"/>
        </w:rPr>
        <w:tab/>
      </w:r>
      <w:r>
        <w:rPr>
          <w:lang w:val="en-GB"/>
        </w:rPr>
        <w:tab/>
      </w:r>
      <w:r>
        <w:rPr>
          <w:lang w:val="en-GB"/>
        </w:rPr>
        <w:tab/>
      </w:r>
      <w:r w:rsidRPr="00924BB6">
        <w:rPr>
          <w:lang w:val="en-GB"/>
        </w:rPr>
        <w:t>//recommended</w:t>
      </w:r>
    </w:p>
    <w:p w14:paraId="0F538C4F" w14:textId="77777777" w:rsidR="004910A0" w:rsidRPr="00924BB6" w:rsidRDefault="004910A0" w:rsidP="004910A0">
      <w:pPr>
        <w:rPr>
          <w:lang w:val="en-GB"/>
        </w:rPr>
      </w:pPr>
      <w:r w:rsidRPr="00924BB6">
        <w:rPr>
          <w:lang w:val="en-GB"/>
        </w:rPr>
        <w:t xml:space="preserve">        string :fate_recapture = "harvested";</w:t>
      </w:r>
      <w:r>
        <w:rPr>
          <w:lang w:val="en-GB"/>
        </w:rPr>
        <w:tab/>
      </w:r>
      <w:r>
        <w:rPr>
          <w:lang w:val="en-GB"/>
        </w:rPr>
        <w:tab/>
      </w:r>
      <w:r>
        <w:rPr>
          <w:lang w:val="en-GB"/>
        </w:rPr>
        <w:tab/>
      </w:r>
      <w:r>
        <w:rPr>
          <w:lang w:val="en-GB"/>
        </w:rPr>
        <w:tab/>
      </w:r>
      <w:r>
        <w:rPr>
          <w:lang w:val="en-GB"/>
        </w:rPr>
        <w:tab/>
      </w:r>
      <w:r w:rsidRPr="00924BB6">
        <w:rPr>
          <w:lang w:val="en-GB"/>
        </w:rPr>
        <w:t>//recommended</w:t>
      </w:r>
    </w:p>
    <w:p w14:paraId="133A716B" w14:textId="77777777" w:rsidR="004910A0" w:rsidRPr="00924BB6" w:rsidRDefault="004910A0" w:rsidP="004910A0">
      <w:pPr>
        <w:rPr>
          <w:lang w:val="en-GB"/>
        </w:rPr>
      </w:pPr>
      <w:r w:rsidRPr="00924BB6">
        <w:rPr>
          <w:lang w:val="en-GB"/>
        </w:rPr>
        <w:t xml:space="preserve">        string :lifestage_recapture = "adult";</w:t>
      </w:r>
      <w:r>
        <w:rPr>
          <w:lang w:val="en-GB"/>
        </w:rPr>
        <w:tab/>
      </w:r>
      <w:r>
        <w:rPr>
          <w:lang w:val="en-GB"/>
        </w:rPr>
        <w:tab/>
      </w:r>
      <w:r>
        <w:rPr>
          <w:lang w:val="en-GB"/>
        </w:rPr>
        <w:tab/>
      </w:r>
      <w:r>
        <w:rPr>
          <w:lang w:val="en-GB"/>
        </w:rPr>
        <w:tab/>
      </w:r>
      <w:r>
        <w:rPr>
          <w:lang w:val="en-GB"/>
        </w:rPr>
        <w:tab/>
      </w:r>
      <w:r w:rsidRPr="00924BB6">
        <w:rPr>
          <w:lang w:val="en-GB"/>
        </w:rPr>
        <w:t xml:space="preserve">//recommended   </w:t>
      </w:r>
    </w:p>
    <w:p w14:paraId="441DCA9F" w14:textId="16A499D9" w:rsidR="004910A0" w:rsidRPr="00924BB6" w:rsidRDefault="004910A0" w:rsidP="004910A0">
      <w:pPr>
        <w:rPr>
          <w:lang w:val="en-GB"/>
        </w:rPr>
      </w:pPr>
      <w:r w:rsidRPr="00924BB6">
        <w:rPr>
          <w:lang w:val="en-GB"/>
        </w:rPr>
        <w:t xml:space="preserve">        string :tag_placement = "</w:t>
      </w:r>
      <w:r w:rsidR="00280BB3">
        <w:rPr>
          <w:lang w:val="en-GB"/>
        </w:rPr>
        <w:t>body cavity</w:t>
      </w:r>
      <w:r w:rsidRPr="00924BB6">
        <w:rPr>
          <w:lang w:val="en-GB"/>
        </w:rPr>
        <w:t>";</w:t>
      </w:r>
      <w:r>
        <w:rPr>
          <w:lang w:val="en-GB"/>
        </w:rPr>
        <w:tab/>
      </w:r>
      <w:r>
        <w:rPr>
          <w:lang w:val="en-GB"/>
        </w:rPr>
        <w:tab/>
      </w:r>
      <w:r>
        <w:rPr>
          <w:lang w:val="en-GB"/>
        </w:rPr>
        <w:tab/>
      </w:r>
      <w:r>
        <w:rPr>
          <w:lang w:val="en-GB"/>
        </w:rPr>
        <w:tab/>
      </w:r>
      <w:r>
        <w:rPr>
          <w:lang w:val="en-GB"/>
        </w:rPr>
        <w:tab/>
      </w:r>
      <w:r w:rsidRPr="00924BB6">
        <w:rPr>
          <w:lang w:val="en-GB"/>
        </w:rPr>
        <w:t xml:space="preserve">//recommended </w:t>
      </w:r>
    </w:p>
    <w:p w14:paraId="45F30ACE" w14:textId="77777777" w:rsidR="004910A0" w:rsidRPr="00924BB6" w:rsidRDefault="004910A0" w:rsidP="004910A0">
      <w:pPr>
        <w:rPr>
          <w:lang w:val="en-GB"/>
        </w:rPr>
      </w:pPr>
      <w:r w:rsidRPr="00924BB6">
        <w:rPr>
          <w:lang w:val="en-GB"/>
        </w:rPr>
        <w:t xml:space="preserve">        double :hours_soaktime_capture = 0.1f;</w:t>
      </w:r>
      <w:r>
        <w:rPr>
          <w:lang w:val="en-GB"/>
        </w:rPr>
        <w:tab/>
      </w:r>
      <w:r>
        <w:rPr>
          <w:lang w:val="en-GB"/>
        </w:rPr>
        <w:tab/>
      </w:r>
      <w:r>
        <w:rPr>
          <w:lang w:val="en-GB"/>
        </w:rPr>
        <w:tab/>
      </w:r>
      <w:r>
        <w:rPr>
          <w:lang w:val="en-GB"/>
        </w:rPr>
        <w:tab/>
      </w:r>
      <w:r>
        <w:rPr>
          <w:lang w:val="en-GB"/>
        </w:rPr>
        <w:tab/>
      </w:r>
      <w:r w:rsidRPr="00924BB6">
        <w:rPr>
          <w:lang w:val="en-GB"/>
        </w:rPr>
        <w:t xml:space="preserve">//optional  </w:t>
      </w:r>
    </w:p>
    <w:p w14:paraId="17F260E6" w14:textId="77777777" w:rsidR="004910A0" w:rsidRPr="00924BB6" w:rsidRDefault="004910A0" w:rsidP="004910A0">
      <w:pPr>
        <w:rPr>
          <w:lang w:val="en-GB"/>
        </w:rPr>
      </w:pPr>
      <w:r w:rsidRPr="00924BB6">
        <w:rPr>
          <w:lang w:val="en-GB"/>
        </w:rPr>
        <w:t xml:space="preserve">        double :hours_soaktime_recapture = 1.5f;</w:t>
      </w:r>
      <w:r>
        <w:rPr>
          <w:lang w:val="en-GB"/>
        </w:rPr>
        <w:tab/>
      </w:r>
      <w:r>
        <w:rPr>
          <w:lang w:val="en-GB"/>
        </w:rPr>
        <w:tab/>
      </w:r>
      <w:r>
        <w:rPr>
          <w:lang w:val="en-GB"/>
        </w:rPr>
        <w:tab/>
      </w:r>
      <w:r>
        <w:rPr>
          <w:lang w:val="en-GB"/>
        </w:rPr>
        <w:tab/>
      </w:r>
      <w:r>
        <w:rPr>
          <w:lang w:val="en-GB"/>
        </w:rPr>
        <w:tab/>
      </w:r>
      <w:r w:rsidRPr="00924BB6">
        <w:rPr>
          <w:lang w:val="en-GB"/>
        </w:rPr>
        <w:t xml:space="preserve">//optional  </w:t>
      </w:r>
    </w:p>
    <w:p w14:paraId="0F1529D0" w14:textId="19943074" w:rsidR="004910A0" w:rsidRPr="00924BB6" w:rsidRDefault="004910A0" w:rsidP="00280BB3">
      <w:pPr>
        <w:rPr>
          <w:lang w:val="en-GB"/>
        </w:rPr>
      </w:pPr>
      <w:r w:rsidRPr="00924BB6">
        <w:rPr>
          <w:lang w:val="en-GB"/>
        </w:rPr>
        <w:t xml:space="preserve">        integer:implant_numsuture = 3;</w:t>
      </w:r>
      <w:r>
        <w:rPr>
          <w:lang w:val="en-GB"/>
        </w:rPr>
        <w:tab/>
      </w:r>
      <w:r>
        <w:rPr>
          <w:lang w:val="en-GB"/>
        </w:rPr>
        <w:tab/>
      </w:r>
      <w:r>
        <w:rPr>
          <w:lang w:val="en-GB"/>
        </w:rPr>
        <w:tab/>
      </w:r>
      <w:r>
        <w:rPr>
          <w:lang w:val="en-GB"/>
        </w:rPr>
        <w:tab/>
      </w:r>
      <w:r>
        <w:rPr>
          <w:lang w:val="en-GB"/>
        </w:rPr>
        <w:tab/>
      </w:r>
      <w:r>
        <w:rPr>
          <w:lang w:val="en-GB"/>
        </w:rPr>
        <w:tab/>
      </w:r>
      <w:r w:rsidRPr="00924BB6">
        <w:rPr>
          <w:lang w:val="en-GB"/>
        </w:rPr>
        <w:t>//optional</w:t>
      </w:r>
    </w:p>
    <w:p w14:paraId="39F1C490" w14:textId="1A867911" w:rsidR="004910A0" w:rsidRPr="00924BB6" w:rsidRDefault="004910A0" w:rsidP="004910A0">
      <w:pPr>
        <w:rPr>
          <w:lang w:val="en-GB"/>
        </w:rPr>
      </w:pPr>
      <w:r w:rsidRPr="00924BB6">
        <w:rPr>
          <w:lang w:val="en-GB"/>
        </w:rPr>
        <w:t xml:space="preserve">        double :minutes_operation = 0</w:t>
      </w:r>
      <w:r w:rsidR="00280BB3">
        <w:rPr>
          <w:lang w:val="en-GB"/>
        </w:rPr>
        <w:t>.5</w:t>
      </w:r>
      <w:r w:rsidRPr="00924BB6">
        <w:rPr>
          <w:lang w:val="en-GB"/>
        </w:rPr>
        <w:t>f;</w:t>
      </w:r>
      <w:r>
        <w:rPr>
          <w:lang w:val="en-GB"/>
        </w:rPr>
        <w:tab/>
      </w:r>
      <w:r>
        <w:rPr>
          <w:lang w:val="en-GB"/>
        </w:rPr>
        <w:tab/>
      </w:r>
      <w:r>
        <w:rPr>
          <w:lang w:val="en-GB"/>
        </w:rPr>
        <w:tab/>
      </w:r>
      <w:r>
        <w:rPr>
          <w:lang w:val="en-GB"/>
        </w:rPr>
        <w:tab/>
      </w:r>
      <w:r>
        <w:rPr>
          <w:lang w:val="en-GB"/>
        </w:rPr>
        <w:tab/>
      </w:r>
      <w:r>
        <w:rPr>
          <w:lang w:val="en-GB"/>
        </w:rPr>
        <w:tab/>
      </w:r>
      <w:r w:rsidRPr="00924BB6">
        <w:rPr>
          <w:lang w:val="en-GB"/>
        </w:rPr>
        <w:t>//optional</w:t>
      </w:r>
    </w:p>
    <w:p w14:paraId="7C621136" w14:textId="2A2412E0" w:rsidR="004910A0" w:rsidRPr="00924BB6" w:rsidRDefault="004910A0" w:rsidP="00280BB3">
      <w:pPr>
        <w:rPr>
          <w:lang w:val="en-GB"/>
        </w:rPr>
      </w:pPr>
      <w:r w:rsidRPr="00924BB6">
        <w:rPr>
          <w:lang w:val="en-GB"/>
        </w:rPr>
        <w:t xml:space="preserve">        double :minutes_revival = 1.0f;</w:t>
      </w:r>
      <w:r>
        <w:rPr>
          <w:lang w:val="en-GB"/>
        </w:rPr>
        <w:tab/>
      </w:r>
      <w:r>
        <w:rPr>
          <w:lang w:val="en-GB"/>
        </w:rPr>
        <w:tab/>
      </w:r>
      <w:r>
        <w:rPr>
          <w:lang w:val="en-GB"/>
        </w:rPr>
        <w:tab/>
      </w:r>
      <w:r>
        <w:rPr>
          <w:lang w:val="en-GB"/>
        </w:rPr>
        <w:tab/>
      </w:r>
      <w:r>
        <w:rPr>
          <w:lang w:val="en-GB"/>
        </w:rPr>
        <w:tab/>
      </w:r>
      <w:r>
        <w:rPr>
          <w:lang w:val="en-GB"/>
        </w:rPr>
        <w:tab/>
      </w:r>
      <w:r w:rsidRPr="00924BB6">
        <w:rPr>
          <w:lang w:val="en-GB"/>
        </w:rPr>
        <w:t>//optional</w:t>
      </w:r>
    </w:p>
    <w:p w14:paraId="593B4472" w14:textId="77777777" w:rsidR="004910A0" w:rsidRPr="00924BB6" w:rsidRDefault="004910A0" w:rsidP="004910A0">
      <w:pPr>
        <w:rPr>
          <w:lang w:val="en-GB"/>
        </w:rPr>
      </w:pPr>
      <w:r w:rsidRPr="00924BB6">
        <w:rPr>
          <w:lang w:val="en-GB"/>
        </w:rPr>
        <w:t xml:space="preserve">        string :sex</w:t>
      </w:r>
      <w:r>
        <w:rPr>
          <w:lang w:val="en-GB"/>
        </w:rPr>
        <w:t xml:space="preserve"> = "unknown";</w:t>
      </w:r>
      <w:r>
        <w:rPr>
          <w:lang w:val="en-GB"/>
        </w:rPr>
        <w:tab/>
      </w:r>
      <w:r>
        <w:rPr>
          <w:lang w:val="en-GB"/>
        </w:rPr>
        <w:tab/>
      </w:r>
      <w:r>
        <w:rPr>
          <w:lang w:val="en-GB"/>
        </w:rPr>
        <w:tab/>
      </w:r>
      <w:r>
        <w:rPr>
          <w:lang w:val="en-GB"/>
        </w:rPr>
        <w:tab/>
      </w:r>
      <w:r>
        <w:rPr>
          <w:lang w:val="en-GB"/>
        </w:rPr>
        <w:tab/>
      </w:r>
      <w:r>
        <w:rPr>
          <w:lang w:val="en-GB"/>
        </w:rPr>
        <w:tab/>
      </w:r>
      <w:r>
        <w:rPr>
          <w:lang w:val="en-GB"/>
        </w:rPr>
        <w:tab/>
      </w:r>
      <w:r w:rsidRPr="00924BB6">
        <w:rPr>
          <w:lang w:val="en-GB"/>
        </w:rPr>
        <w:t>//optional</w:t>
      </w:r>
    </w:p>
    <w:p w14:paraId="51BD9EC2" w14:textId="77777777" w:rsidR="004910A0" w:rsidRPr="00924BB6" w:rsidRDefault="004910A0" w:rsidP="004910A0">
      <w:pPr>
        <w:rPr>
          <w:lang w:val="en-GB"/>
        </w:rPr>
      </w:pPr>
      <w:r w:rsidRPr="00924BB6">
        <w:rPr>
          <w:lang w:val="en-GB"/>
        </w:rPr>
        <w:t xml:space="preserve">        string :stock = "unknown";</w:t>
      </w:r>
      <w:r>
        <w:rPr>
          <w:lang w:val="en-GB"/>
        </w:rPr>
        <w:tab/>
      </w:r>
      <w:r>
        <w:rPr>
          <w:lang w:val="en-GB"/>
        </w:rPr>
        <w:tab/>
      </w:r>
      <w:r>
        <w:rPr>
          <w:lang w:val="en-GB"/>
        </w:rPr>
        <w:tab/>
      </w:r>
      <w:r>
        <w:rPr>
          <w:lang w:val="en-GB"/>
        </w:rPr>
        <w:tab/>
      </w:r>
      <w:r>
        <w:rPr>
          <w:lang w:val="en-GB"/>
        </w:rPr>
        <w:tab/>
      </w:r>
      <w:r>
        <w:rPr>
          <w:lang w:val="en-GB"/>
        </w:rPr>
        <w:tab/>
      </w:r>
      <w:r>
        <w:rPr>
          <w:lang w:val="en-GB"/>
        </w:rPr>
        <w:tab/>
      </w:r>
      <w:r w:rsidRPr="00924BB6">
        <w:rPr>
          <w:lang w:val="en-GB"/>
        </w:rPr>
        <w:t>//optional</w:t>
      </w:r>
    </w:p>
    <w:p w14:paraId="72804E0B" w14:textId="77777777" w:rsidR="004910A0" w:rsidRPr="00924BB6" w:rsidRDefault="004910A0" w:rsidP="004910A0">
      <w:pPr>
        <w:rPr>
          <w:lang w:val="en-GB"/>
        </w:rPr>
      </w:pPr>
      <w:r w:rsidRPr="00924BB6">
        <w:rPr>
          <w:lang w:val="en-GB"/>
        </w:rPr>
        <w:t xml:space="preserve">        string :tissue_sa</w:t>
      </w:r>
      <w:r>
        <w:rPr>
          <w:lang w:val="en-GB"/>
        </w:rPr>
        <w:t>mple_capture = "Blood-ID02101";</w:t>
      </w:r>
      <w:r>
        <w:rPr>
          <w:lang w:val="en-GB"/>
        </w:rPr>
        <w:tab/>
      </w:r>
      <w:r>
        <w:rPr>
          <w:lang w:val="en-GB"/>
        </w:rPr>
        <w:tab/>
      </w:r>
      <w:r>
        <w:rPr>
          <w:lang w:val="en-GB"/>
        </w:rPr>
        <w:tab/>
      </w:r>
      <w:r>
        <w:rPr>
          <w:lang w:val="en-GB"/>
        </w:rPr>
        <w:tab/>
      </w:r>
      <w:r w:rsidRPr="00924BB6">
        <w:rPr>
          <w:lang w:val="en-GB"/>
        </w:rPr>
        <w:t xml:space="preserve">//optional        </w:t>
      </w:r>
    </w:p>
    <w:p w14:paraId="3F3EE678" w14:textId="77777777" w:rsidR="004910A0" w:rsidRPr="00924BB6" w:rsidRDefault="004910A0" w:rsidP="004910A0">
      <w:pPr>
        <w:rPr>
          <w:lang w:val="en-GB"/>
        </w:rPr>
      </w:pPr>
      <w:r w:rsidRPr="00924BB6">
        <w:rPr>
          <w:lang w:val="en-GB"/>
        </w:rPr>
        <w:t xml:space="preserve">        string :tissue_sample_recapture = "Blood-ID02102";</w:t>
      </w:r>
      <w:r>
        <w:rPr>
          <w:lang w:val="en-GB"/>
        </w:rPr>
        <w:tab/>
      </w:r>
      <w:r>
        <w:rPr>
          <w:lang w:val="en-GB"/>
        </w:rPr>
        <w:tab/>
      </w:r>
      <w:r>
        <w:rPr>
          <w:lang w:val="en-GB"/>
        </w:rPr>
        <w:tab/>
      </w:r>
      <w:r>
        <w:rPr>
          <w:lang w:val="en-GB"/>
        </w:rPr>
        <w:tab/>
      </w:r>
      <w:r w:rsidRPr="00924BB6">
        <w:rPr>
          <w:lang w:val="en-GB"/>
        </w:rPr>
        <w:t>//optional</w:t>
      </w:r>
    </w:p>
    <w:p w14:paraId="6B1C67C7" w14:textId="77777777" w:rsidR="004910A0" w:rsidRPr="00924BB6" w:rsidRDefault="004910A0" w:rsidP="004910A0">
      <w:pPr>
        <w:rPr>
          <w:lang w:val="en-GB"/>
        </w:rPr>
      </w:pPr>
      <w:r w:rsidRPr="00924BB6">
        <w:rPr>
          <w:lang w:val="en-GB"/>
        </w:rPr>
        <w:t xml:space="preserve">        string :weight_type_capture = "whole";</w:t>
      </w:r>
      <w:r>
        <w:rPr>
          <w:lang w:val="en-GB"/>
        </w:rPr>
        <w:tab/>
      </w:r>
      <w:r>
        <w:rPr>
          <w:lang w:val="en-GB"/>
        </w:rPr>
        <w:tab/>
      </w:r>
      <w:r>
        <w:rPr>
          <w:lang w:val="en-GB"/>
        </w:rPr>
        <w:tab/>
      </w:r>
      <w:r>
        <w:rPr>
          <w:lang w:val="en-GB"/>
        </w:rPr>
        <w:tab/>
      </w:r>
      <w:r>
        <w:rPr>
          <w:lang w:val="en-GB"/>
        </w:rPr>
        <w:tab/>
      </w:r>
      <w:r w:rsidRPr="00924BB6">
        <w:rPr>
          <w:lang w:val="en-GB"/>
        </w:rPr>
        <w:t xml:space="preserve">//optional </w:t>
      </w:r>
    </w:p>
    <w:p w14:paraId="3BC6237F" w14:textId="77777777" w:rsidR="004910A0" w:rsidRPr="00924BB6" w:rsidRDefault="004910A0" w:rsidP="004910A0">
      <w:pPr>
        <w:rPr>
          <w:lang w:val="en-GB"/>
        </w:rPr>
      </w:pPr>
      <w:r w:rsidRPr="00924BB6">
        <w:rPr>
          <w:lang w:val="en-GB"/>
        </w:rPr>
        <w:t xml:space="preserve">        string :weight_method_capture = "measured";</w:t>
      </w:r>
      <w:r>
        <w:rPr>
          <w:lang w:val="en-GB"/>
        </w:rPr>
        <w:tab/>
      </w:r>
      <w:r>
        <w:rPr>
          <w:lang w:val="en-GB"/>
        </w:rPr>
        <w:tab/>
      </w:r>
      <w:r>
        <w:rPr>
          <w:lang w:val="en-GB"/>
        </w:rPr>
        <w:tab/>
      </w:r>
      <w:r>
        <w:rPr>
          <w:lang w:val="en-GB"/>
        </w:rPr>
        <w:tab/>
      </w:r>
      <w:r w:rsidRPr="00924BB6">
        <w:rPr>
          <w:lang w:val="en-GB"/>
        </w:rPr>
        <w:t xml:space="preserve">//optional  </w:t>
      </w:r>
    </w:p>
    <w:p w14:paraId="3B4C8FAF" w14:textId="77777777" w:rsidR="004910A0" w:rsidRPr="00924BB6" w:rsidRDefault="004910A0" w:rsidP="004910A0">
      <w:pPr>
        <w:rPr>
          <w:lang w:val="en-GB"/>
        </w:rPr>
      </w:pPr>
      <w:r w:rsidRPr="00924BB6">
        <w:rPr>
          <w:lang w:val="en-GB"/>
        </w:rPr>
        <w:t xml:space="preserve">        double :weight_capture = 1200.0f;</w:t>
      </w:r>
      <w:r>
        <w:rPr>
          <w:lang w:val="en-GB"/>
        </w:rPr>
        <w:tab/>
      </w:r>
      <w:r>
        <w:rPr>
          <w:lang w:val="en-GB"/>
        </w:rPr>
        <w:tab/>
      </w:r>
      <w:r>
        <w:rPr>
          <w:lang w:val="en-GB"/>
        </w:rPr>
        <w:tab/>
      </w:r>
      <w:r>
        <w:rPr>
          <w:lang w:val="en-GB"/>
        </w:rPr>
        <w:tab/>
      </w:r>
      <w:r>
        <w:rPr>
          <w:lang w:val="en-GB"/>
        </w:rPr>
        <w:tab/>
      </w:r>
      <w:r>
        <w:rPr>
          <w:lang w:val="en-GB"/>
        </w:rPr>
        <w:tab/>
      </w:r>
      <w:r w:rsidRPr="00924BB6">
        <w:rPr>
          <w:lang w:val="en-GB"/>
        </w:rPr>
        <w:t xml:space="preserve">//optional        </w:t>
      </w:r>
    </w:p>
    <w:p w14:paraId="03311088" w14:textId="77777777" w:rsidR="004910A0" w:rsidRPr="00924BB6" w:rsidRDefault="004910A0" w:rsidP="004910A0">
      <w:pPr>
        <w:rPr>
          <w:lang w:val="en-GB"/>
        </w:rPr>
      </w:pPr>
      <w:r w:rsidRPr="00924BB6">
        <w:rPr>
          <w:lang w:val="en-GB"/>
        </w:rPr>
        <w:t xml:space="preserve">        string :weight_unit_capture = "g";</w:t>
      </w:r>
      <w:r>
        <w:rPr>
          <w:lang w:val="en-GB"/>
        </w:rPr>
        <w:tab/>
      </w:r>
      <w:r>
        <w:rPr>
          <w:lang w:val="en-GB"/>
        </w:rPr>
        <w:tab/>
      </w:r>
      <w:r>
        <w:rPr>
          <w:lang w:val="en-GB"/>
        </w:rPr>
        <w:tab/>
      </w:r>
      <w:r>
        <w:rPr>
          <w:lang w:val="en-GB"/>
        </w:rPr>
        <w:tab/>
      </w:r>
      <w:r>
        <w:rPr>
          <w:lang w:val="en-GB"/>
        </w:rPr>
        <w:tab/>
      </w:r>
      <w:r>
        <w:rPr>
          <w:lang w:val="en-GB"/>
        </w:rPr>
        <w:tab/>
      </w:r>
      <w:r w:rsidRPr="00924BB6">
        <w:rPr>
          <w:lang w:val="en-GB"/>
        </w:rPr>
        <w:t xml:space="preserve">//optional     </w:t>
      </w:r>
    </w:p>
    <w:p w14:paraId="0C53F0B9" w14:textId="77777777" w:rsidR="004910A0" w:rsidRPr="00924BB6" w:rsidRDefault="004910A0" w:rsidP="004910A0">
      <w:pPr>
        <w:rPr>
          <w:lang w:val="en-GB"/>
        </w:rPr>
      </w:pPr>
      <w:r w:rsidRPr="00924BB6">
        <w:rPr>
          <w:lang w:val="en-GB"/>
        </w:rPr>
        <w:t xml:space="preserve">        string :weight_type_recapture = "dressed";</w:t>
      </w:r>
      <w:r>
        <w:rPr>
          <w:lang w:val="en-GB"/>
        </w:rPr>
        <w:tab/>
      </w:r>
      <w:r>
        <w:rPr>
          <w:lang w:val="en-GB"/>
        </w:rPr>
        <w:tab/>
      </w:r>
      <w:r>
        <w:rPr>
          <w:lang w:val="en-GB"/>
        </w:rPr>
        <w:tab/>
      </w:r>
      <w:r>
        <w:rPr>
          <w:lang w:val="en-GB"/>
        </w:rPr>
        <w:tab/>
      </w:r>
      <w:r>
        <w:rPr>
          <w:lang w:val="en-GB"/>
        </w:rPr>
        <w:tab/>
      </w:r>
      <w:r w:rsidRPr="00924BB6">
        <w:rPr>
          <w:lang w:val="en-GB"/>
        </w:rPr>
        <w:t xml:space="preserve">//optional </w:t>
      </w:r>
    </w:p>
    <w:p w14:paraId="0B46AF59" w14:textId="77777777" w:rsidR="004910A0" w:rsidRPr="00924BB6" w:rsidRDefault="004910A0" w:rsidP="004910A0">
      <w:pPr>
        <w:rPr>
          <w:lang w:val="en-GB"/>
        </w:rPr>
      </w:pPr>
      <w:r w:rsidRPr="00924BB6">
        <w:rPr>
          <w:lang w:val="en-GB"/>
        </w:rPr>
        <w:t xml:space="preserve">        string :weight_method_recapture = "measured";</w:t>
      </w:r>
      <w:r>
        <w:rPr>
          <w:lang w:val="en-GB"/>
        </w:rPr>
        <w:tab/>
      </w:r>
      <w:r>
        <w:rPr>
          <w:lang w:val="en-GB"/>
        </w:rPr>
        <w:tab/>
      </w:r>
      <w:r>
        <w:rPr>
          <w:lang w:val="en-GB"/>
        </w:rPr>
        <w:tab/>
      </w:r>
      <w:r>
        <w:rPr>
          <w:lang w:val="en-GB"/>
        </w:rPr>
        <w:tab/>
      </w:r>
      <w:r w:rsidRPr="00924BB6">
        <w:rPr>
          <w:lang w:val="en-GB"/>
        </w:rPr>
        <w:t>//optional</w:t>
      </w:r>
    </w:p>
    <w:p w14:paraId="31C18E0A" w14:textId="77777777" w:rsidR="004910A0" w:rsidRPr="00924BB6" w:rsidRDefault="004910A0" w:rsidP="004910A0">
      <w:pPr>
        <w:rPr>
          <w:lang w:val="en-GB"/>
        </w:rPr>
      </w:pPr>
      <w:r w:rsidRPr="00924BB6">
        <w:rPr>
          <w:lang w:val="en-GB"/>
        </w:rPr>
        <w:t xml:space="preserve">        double :weight_recapture = 2700.0f;</w:t>
      </w:r>
      <w:r>
        <w:rPr>
          <w:lang w:val="en-GB"/>
        </w:rPr>
        <w:tab/>
      </w:r>
      <w:r>
        <w:rPr>
          <w:lang w:val="en-GB"/>
        </w:rPr>
        <w:tab/>
      </w:r>
      <w:r>
        <w:rPr>
          <w:lang w:val="en-GB"/>
        </w:rPr>
        <w:tab/>
      </w:r>
      <w:r>
        <w:rPr>
          <w:lang w:val="en-GB"/>
        </w:rPr>
        <w:tab/>
      </w:r>
      <w:r>
        <w:rPr>
          <w:lang w:val="en-GB"/>
        </w:rPr>
        <w:tab/>
      </w:r>
      <w:r w:rsidRPr="00924BB6">
        <w:rPr>
          <w:lang w:val="en-GB"/>
        </w:rPr>
        <w:t xml:space="preserve">//optional </w:t>
      </w:r>
    </w:p>
    <w:p w14:paraId="6972E05D" w14:textId="77777777" w:rsidR="004910A0" w:rsidRPr="00924BB6" w:rsidRDefault="004910A0" w:rsidP="004910A0">
      <w:pPr>
        <w:rPr>
          <w:lang w:val="en-GB"/>
        </w:rPr>
      </w:pPr>
      <w:r w:rsidRPr="00924BB6">
        <w:rPr>
          <w:lang w:val="en-GB"/>
        </w:rPr>
        <w:t xml:space="preserve">        string :weight_unit_recapture = "g";</w:t>
      </w:r>
      <w:r>
        <w:rPr>
          <w:lang w:val="en-GB"/>
        </w:rPr>
        <w:tab/>
      </w:r>
      <w:r>
        <w:rPr>
          <w:lang w:val="en-GB"/>
        </w:rPr>
        <w:tab/>
      </w:r>
      <w:r>
        <w:rPr>
          <w:lang w:val="en-GB"/>
        </w:rPr>
        <w:tab/>
      </w:r>
      <w:r>
        <w:rPr>
          <w:lang w:val="en-GB"/>
        </w:rPr>
        <w:tab/>
      </w:r>
      <w:r>
        <w:rPr>
          <w:lang w:val="en-GB"/>
        </w:rPr>
        <w:tab/>
      </w:r>
      <w:r>
        <w:rPr>
          <w:lang w:val="en-GB"/>
        </w:rPr>
        <w:tab/>
      </w:r>
      <w:r w:rsidRPr="00924BB6">
        <w:rPr>
          <w:lang w:val="en-GB"/>
        </w:rPr>
        <w:t xml:space="preserve">//optional               </w:t>
      </w:r>
    </w:p>
    <w:p w14:paraId="771634B6" w14:textId="77777777" w:rsidR="004910A0" w:rsidRPr="00924BB6" w:rsidRDefault="004910A0" w:rsidP="004910A0">
      <w:pPr>
        <w:rPr>
          <w:lang w:val="en-GB"/>
        </w:rPr>
      </w:pPr>
      <w:r w:rsidRPr="00924BB6">
        <w:rPr>
          <w:lang w:val="en-GB"/>
        </w:rPr>
        <w:t xml:space="preserve">        }      </w:t>
      </w:r>
    </w:p>
    <w:p w14:paraId="247E9BE4" w14:textId="05148163" w:rsidR="004910A0" w:rsidRPr="00924BB6" w:rsidRDefault="004910A0" w:rsidP="004910A0">
      <w:pPr>
        <w:rPr>
          <w:lang w:val="en-GB"/>
        </w:rPr>
      </w:pPr>
      <w:r w:rsidRPr="00924BB6">
        <w:rPr>
          <w:lang w:val="en-GB"/>
        </w:rPr>
        <w:t xml:space="preserve">       </w:t>
      </w:r>
    </w:p>
    <w:p w14:paraId="282F4CB3" w14:textId="77777777" w:rsidR="004910A0" w:rsidRPr="00924BB6" w:rsidRDefault="004910A0" w:rsidP="004910A0">
      <w:pPr>
        <w:rPr>
          <w:lang w:val="en-GB"/>
        </w:rPr>
      </w:pPr>
      <w:r w:rsidRPr="00924BB6">
        <w:rPr>
          <w:lang w:val="en-GB"/>
        </w:rPr>
        <w:t xml:space="preserve">      group: ancillary_positions {</w:t>
      </w:r>
    </w:p>
    <w:p w14:paraId="399E44D2" w14:textId="77777777" w:rsidR="004910A0" w:rsidRPr="00924BB6" w:rsidRDefault="004910A0" w:rsidP="004910A0">
      <w:pPr>
        <w:rPr>
          <w:lang w:val="en-GB"/>
        </w:rPr>
      </w:pPr>
      <w:r w:rsidRPr="00924BB6">
        <w:rPr>
          <w:lang w:val="en-GB"/>
        </w:rPr>
        <w:t xml:space="preserve">        string :ancillary_position_source = "Acoustic detections";</w:t>
      </w:r>
      <w:r>
        <w:rPr>
          <w:lang w:val="en-GB"/>
        </w:rPr>
        <w:tab/>
      </w:r>
      <w:r>
        <w:rPr>
          <w:lang w:val="en-GB"/>
        </w:rPr>
        <w:tab/>
      </w:r>
      <w:r>
        <w:rPr>
          <w:lang w:val="en-GB"/>
        </w:rPr>
        <w:tab/>
      </w:r>
      <w:r w:rsidRPr="00924BB6">
        <w:rPr>
          <w:lang w:val="en-GB"/>
        </w:rPr>
        <w:t>//optional</w:t>
      </w:r>
    </w:p>
    <w:p w14:paraId="07C3054F" w14:textId="77777777" w:rsidR="004910A0" w:rsidRPr="00924BB6" w:rsidRDefault="004910A0" w:rsidP="004910A0">
      <w:pPr>
        <w:rPr>
          <w:lang w:val="en-GB"/>
        </w:rPr>
      </w:pPr>
      <w:r w:rsidRPr="00924BB6">
        <w:rPr>
          <w:lang w:val="en-GB"/>
        </w:rPr>
        <w:t xml:space="preserve">        string :ancillary_position_instrumentid = "receiverID1003, receiverID1008, receiverID1121";                  //optional        </w:t>
      </w:r>
    </w:p>
    <w:p w14:paraId="5FAF5315" w14:textId="77777777" w:rsidR="004910A0" w:rsidRPr="00924BB6" w:rsidRDefault="004910A0" w:rsidP="004910A0">
      <w:pPr>
        <w:rPr>
          <w:lang w:val="en-GB"/>
        </w:rPr>
      </w:pPr>
      <w:r w:rsidRPr="00924BB6">
        <w:rPr>
          <w:lang w:val="en-GB"/>
        </w:rPr>
        <w:t xml:space="preserve">        string :datetime_ancillary_position = "2016-01-04 22:32:21, 2016-02-01 02:41:11, 2016-03-29 09:15:31";       //optional</w:t>
      </w:r>
    </w:p>
    <w:p w14:paraId="64132CFC" w14:textId="77777777" w:rsidR="004910A0" w:rsidRPr="00924BB6" w:rsidRDefault="004910A0" w:rsidP="004910A0">
      <w:pPr>
        <w:rPr>
          <w:lang w:val="en-GB"/>
        </w:rPr>
      </w:pPr>
      <w:r w:rsidRPr="00924BB6">
        <w:rPr>
          <w:lang w:val="en-GB"/>
        </w:rPr>
        <w:t xml:space="preserve">        string :ancillary_position_lon = "-153.42,-1</w:t>
      </w:r>
      <w:r>
        <w:rPr>
          <w:lang w:val="en-GB"/>
        </w:rPr>
        <w:t>52.42,-152.49";</w:t>
      </w:r>
      <w:r>
        <w:rPr>
          <w:lang w:val="en-GB"/>
        </w:rPr>
        <w:tab/>
      </w:r>
      <w:r>
        <w:rPr>
          <w:lang w:val="en-GB"/>
        </w:rPr>
        <w:tab/>
      </w:r>
      <w:r>
        <w:rPr>
          <w:lang w:val="en-GB"/>
        </w:rPr>
        <w:tab/>
        <w:t>/</w:t>
      </w:r>
      <w:r w:rsidRPr="00924BB6">
        <w:rPr>
          <w:lang w:val="en-GB"/>
        </w:rPr>
        <w:t xml:space="preserve">/optional        </w:t>
      </w:r>
    </w:p>
    <w:p w14:paraId="3471FD96" w14:textId="11F472DC" w:rsidR="00280BB3" w:rsidRDefault="004910A0" w:rsidP="00280BB3">
      <w:pPr>
        <w:rPr>
          <w:lang w:val="en-GB"/>
        </w:rPr>
      </w:pPr>
      <w:r w:rsidRPr="00924BB6">
        <w:rPr>
          <w:lang w:val="en-GB"/>
        </w:rPr>
        <w:t xml:space="preserve">        string :ancillary_position_lat = "42.131,41.135,42.422"; </w:t>
      </w:r>
      <w:r>
        <w:rPr>
          <w:lang w:val="en-GB"/>
        </w:rPr>
        <w:tab/>
      </w:r>
      <w:r>
        <w:rPr>
          <w:lang w:val="en-GB"/>
        </w:rPr>
        <w:tab/>
      </w:r>
      <w:r>
        <w:rPr>
          <w:lang w:val="en-GB"/>
        </w:rPr>
        <w:tab/>
      </w:r>
      <w:r w:rsidRPr="00924BB6">
        <w:rPr>
          <w:lang w:val="en-GB"/>
        </w:rPr>
        <w:t>//optional</w:t>
      </w:r>
    </w:p>
    <w:p w14:paraId="141A2FC6" w14:textId="77777777" w:rsidR="004910A0" w:rsidRPr="00924BB6" w:rsidRDefault="00280BB3" w:rsidP="00280BB3">
      <w:pPr>
        <w:rPr>
          <w:lang w:val="en-GB"/>
        </w:rPr>
      </w:pPr>
      <w:r>
        <w:rPr>
          <w:lang w:val="en-GB"/>
        </w:rPr>
        <w:t xml:space="preserve">        </w:t>
      </w:r>
      <w:r w:rsidR="004910A0" w:rsidRPr="00924BB6">
        <w:rPr>
          <w:lang w:val="en-GB"/>
        </w:rPr>
        <w:t xml:space="preserve">} </w:t>
      </w:r>
    </w:p>
    <w:p w14:paraId="4BA76EF5" w14:textId="77777777" w:rsidR="004910A0" w:rsidRPr="00924BB6" w:rsidRDefault="004910A0" w:rsidP="004910A0">
      <w:pPr>
        <w:rPr>
          <w:lang w:val="en-GB"/>
        </w:rPr>
      </w:pPr>
    </w:p>
    <w:p w14:paraId="71589766" w14:textId="77777777" w:rsidR="004910A0" w:rsidRPr="00924BB6" w:rsidRDefault="004910A0" w:rsidP="004910A0">
      <w:pPr>
        <w:rPr>
          <w:lang w:val="en-GB"/>
        </w:rPr>
      </w:pPr>
      <w:r w:rsidRPr="00924BB6">
        <w:rPr>
          <w:lang w:val="en-GB"/>
        </w:rPr>
        <w:t xml:space="preserve">       group: deployment {</w:t>
      </w:r>
    </w:p>
    <w:p w14:paraId="6EB5218F" w14:textId="77777777" w:rsidR="004910A0" w:rsidRPr="00924BB6" w:rsidRDefault="004910A0" w:rsidP="004910A0">
      <w:pPr>
        <w:rPr>
          <w:lang w:val="en-GB"/>
        </w:rPr>
      </w:pPr>
      <w:r w:rsidRPr="00924BB6">
        <w:rPr>
          <w:lang w:val="en-GB"/>
        </w:rPr>
        <w:t xml:space="preserve">        string :time_coverage_start = "2005-04-15";</w:t>
      </w:r>
      <w:r>
        <w:rPr>
          <w:lang w:val="en-GB"/>
        </w:rPr>
        <w:tab/>
      </w:r>
      <w:r>
        <w:rPr>
          <w:lang w:val="en-GB"/>
        </w:rPr>
        <w:tab/>
      </w:r>
      <w:r>
        <w:rPr>
          <w:lang w:val="en-GB"/>
        </w:rPr>
        <w:tab/>
      </w:r>
      <w:r>
        <w:rPr>
          <w:lang w:val="en-GB"/>
        </w:rPr>
        <w:tab/>
      </w:r>
      <w:r>
        <w:rPr>
          <w:lang w:val="en-GB"/>
        </w:rPr>
        <w:tab/>
      </w:r>
      <w:r w:rsidRPr="00924BB6">
        <w:rPr>
          <w:lang w:val="en-GB"/>
        </w:rPr>
        <w:t>//REQUIRED</w:t>
      </w:r>
    </w:p>
    <w:p w14:paraId="35D54E61" w14:textId="77777777" w:rsidR="004910A0" w:rsidRPr="00924BB6" w:rsidRDefault="004910A0" w:rsidP="004910A0">
      <w:pPr>
        <w:rPr>
          <w:lang w:val="en-GB"/>
        </w:rPr>
      </w:pPr>
      <w:r w:rsidRPr="00924BB6">
        <w:rPr>
          <w:lang w:val="en-GB"/>
        </w:rPr>
        <w:t xml:space="preserve">        double </w:t>
      </w:r>
      <w:r>
        <w:rPr>
          <w:lang w:val="en-GB"/>
        </w:rPr>
        <w:t>:geospatial_lon_start = -95.18f;</w:t>
      </w:r>
      <w:r>
        <w:rPr>
          <w:lang w:val="en-GB"/>
        </w:rPr>
        <w:tab/>
      </w:r>
      <w:r>
        <w:rPr>
          <w:lang w:val="en-GB"/>
        </w:rPr>
        <w:tab/>
      </w:r>
      <w:r>
        <w:rPr>
          <w:lang w:val="en-GB"/>
        </w:rPr>
        <w:tab/>
      </w:r>
      <w:r>
        <w:rPr>
          <w:lang w:val="en-GB"/>
        </w:rPr>
        <w:tab/>
      </w:r>
      <w:r>
        <w:rPr>
          <w:lang w:val="en-GB"/>
        </w:rPr>
        <w:tab/>
      </w:r>
      <w:r w:rsidRPr="00924BB6">
        <w:rPr>
          <w:lang w:val="en-GB"/>
        </w:rPr>
        <w:t>//REQUIRED</w:t>
      </w:r>
    </w:p>
    <w:p w14:paraId="532CBA93" w14:textId="77777777" w:rsidR="004910A0" w:rsidRPr="00924BB6" w:rsidRDefault="004910A0" w:rsidP="004910A0">
      <w:pPr>
        <w:rPr>
          <w:lang w:val="en-GB"/>
        </w:rPr>
      </w:pPr>
      <w:r w:rsidRPr="00924BB6">
        <w:rPr>
          <w:lang w:val="en-GB"/>
        </w:rPr>
        <w:t xml:space="preserve">        double :geospatial_lat_start = -1.94f;</w:t>
      </w:r>
      <w:r>
        <w:rPr>
          <w:lang w:val="en-GB"/>
        </w:rPr>
        <w:tab/>
      </w:r>
      <w:r>
        <w:rPr>
          <w:lang w:val="en-GB"/>
        </w:rPr>
        <w:tab/>
      </w:r>
      <w:r>
        <w:rPr>
          <w:lang w:val="en-GB"/>
        </w:rPr>
        <w:tab/>
      </w:r>
      <w:r>
        <w:rPr>
          <w:lang w:val="en-GB"/>
        </w:rPr>
        <w:tab/>
      </w:r>
      <w:r>
        <w:rPr>
          <w:lang w:val="en-GB"/>
        </w:rPr>
        <w:tab/>
      </w:r>
      <w:r w:rsidRPr="00924BB6">
        <w:rPr>
          <w:lang w:val="en-GB"/>
        </w:rPr>
        <w:t>//REQUIRED</w:t>
      </w:r>
    </w:p>
    <w:p w14:paraId="75FE8359" w14:textId="77777777" w:rsidR="004910A0" w:rsidRPr="00924BB6" w:rsidRDefault="004910A0" w:rsidP="004910A0">
      <w:pPr>
        <w:rPr>
          <w:lang w:val="en-GB"/>
        </w:rPr>
      </w:pPr>
      <w:r w:rsidRPr="00924BB6">
        <w:rPr>
          <w:lang w:val="en-GB"/>
        </w:rPr>
        <w:t xml:space="preserve">        string :perso</w:t>
      </w:r>
      <w:r>
        <w:rPr>
          <w:lang w:val="en-GB"/>
        </w:rPr>
        <w:t>n_tagger_capture = "D. Fuller";</w:t>
      </w:r>
      <w:r>
        <w:rPr>
          <w:lang w:val="en-GB"/>
        </w:rPr>
        <w:tab/>
      </w:r>
      <w:r>
        <w:rPr>
          <w:lang w:val="en-GB"/>
        </w:rPr>
        <w:tab/>
      </w:r>
      <w:r>
        <w:rPr>
          <w:lang w:val="en-GB"/>
        </w:rPr>
        <w:tab/>
      </w:r>
      <w:r>
        <w:rPr>
          <w:lang w:val="en-GB"/>
        </w:rPr>
        <w:tab/>
      </w:r>
      <w:r>
        <w:rPr>
          <w:lang w:val="en-GB"/>
        </w:rPr>
        <w:tab/>
      </w:r>
      <w:r w:rsidRPr="00924BB6">
        <w:rPr>
          <w:lang w:val="en-GB"/>
        </w:rPr>
        <w:t>//REQUIRED</w:t>
      </w:r>
    </w:p>
    <w:p w14:paraId="4001E764" w14:textId="77777777" w:rsidR="004910A0" w:rsidRPr="00924BB6" w:rsidRDefault="004910A0" w:rsidP="004910A0">
      <w:pPr>
        <w:rPr>
          <w:lang w:val="en-GB"/>
        </w:rPr>
      </w:pPr>
      <w:r w:rsidRPr="00924BB6">
        <w:rPr>
          <w:lang w:val="en-GB"/>
        </w:rPr>
        <w:t xml:space="preserve">        string :location_capture = "Catalina Island"; </w:t>
      </w:r>
      <w:r>
        <w:rPr>
          <w:lang w:val="en-GB"/>
        </w:rPr>
        <w:tab/>
      </w:r>
      <w:r>
        <w:rPr>
          <w:lang w:val="en-GB"/>
        </w:rPr>
        <w:tab/>
      </w:r>
      <w:r>
        <w:rPr>
          <w:lang w:val="en-GB"/>
        </w:rPr>
        <w:tab/>
      </w:r>
      <w:r>
        <w:rPr>
          <w:lang w:val="en-GB"/>
        </w:rPr>
        <w:tab/>
      </w:r>
      <w:r>
        <w:rPr>
          <w:lang w:val="en-GB"/>
        </w:rPr>
        <w:tab/>
      </w:r>
      <w:r w:rsidRPr="00924BB6">
        <w:rPr>
          <w:lang w:val="en-GB"/>
        </w:rPr>
        <w:t xml:space="preserve">//recommended        </w:t>
      </w:r>
    </w:p>
    <w:p w14:paraId="2416BD20" w14:textId="77777777" w:rsidR="004910A0" w:rsidRPr="00924BB6" w:rsidRDefault="004910A0" w:rsidP="004910A0">
      <w:pPr>
        <w:rPr>
          <w:lang w:val="en-GB"/>
        </w:rPr>
      </w:pPr>
      <w:r w:rsidRPr="00924BB6">
        <w:rPr>
          <w:lang w:val="en-GB"/>
        </w:rPr>
        <w:lastRenderedPageBreak/>
        <w:t xml:space="preserve">        string :method_capture = "longline";</w:t>
      </w:r>
      <w:r>
        <w:rPr>
          <w:lang w:val="en-GB"/>
        </w:rPr>
        <w:tab/>
      </w:r>
      <w:r>
        <w:rPr>
          <w:lang w:val="en-GB"/>
        </w:rPr>
        <w:tab/>
      </w:r>
      <w:r>
        <w:rPr>
          <w:lang w:val="en-GB"/>
        </w:rPr>
        <w:tab/>
      </w:r>
      <w:r>
        <w:rPr>
          <w:lang w:val="en-GB"/>
        </w:rPr>
        <w:tab/>
      </w:r>
      <w:r>
        <w:rPr>
          <w:lang w:val="en-GB"/>
        </w:rPr>
        <w:tab/>
      </w:r>
      <w:r w:rsidRPr="00924BB6">
        <w:rPr>
          <w:lang w:val="en-GB"/>
        </w:rPr>
        <w:t xml:space="preserve">//recommended          </w:t>
      </w:r>
    </w:p>
    <w:p w14:paraId="17622748" w14:textId="77777777" w:rsidR="004910A0" w:rsidRPr="00924BB6" w:rsidRDefault="004910A0" w:rsidP="004910A0">
      <w:pPr>
        <w:rPr>
          <w:lang w:val="en-GB"/>
        </w:rPr>
      </w:pPr>
      <w:r w:rsidRPr="00924BB6">
        <w:rPr>
          <w:lang w:val="en-GB"/>
        </w:rPr>
        <w:t xml:space="preserve">        string :baitlure_capture = "sardine";</w:t>
      </w:r>
      <w:r>
        <w:rPr>
          <w:lang w:val="en-GB"/>
        </w:rPr>
        <w:tab/>
      </w:r>
      <w:r>
        <w:rPr>
          <w:lang w:val="en-GB"/>
        </w:rPr>
        <w:tab/>
      </w:r>
      <w:r>
        <w:rPr>
          <w:lang w:val="en-GB"/>
        </w:rPr>
        <w:tab/>
      </w:r>
      <w:r>
        <w:rPr>
          <w:lang w:val="en-GB"/>
        </w:rPr>
        <w:tab/>
      </w:r>
      <w:r>
        <w:rPr>
          <w:lang w:val="en-GB"/>
        </w:rPr>
        <w:tab/>
      </w:r>
      <w:r>
        <w:rPr>
          <w:lang w:val="en-GB"/>
        </w:rPr>
        <w:tab/>
      </w:r>
      <w:r w:rsidRPr="00924BB6">
        <w:rPr>
          <w:lang w:val="en-GB"/>
        </w:rPr>
        <w:t xml:space="preserve">//optional          </w:t>
      </w:r>
    </w:p>
    <w:p w14:paraId="2B89A08B" w14:textId="77777777" w:rsidR="004910A0" w:rsidRPr="00924BB6" w:rsidRDefault="004910A0" w:rsidP="004910A0">
      <w:pPr>
        <w:rPr>
          <w:lang w:val="en-GB"/>
        </w:rPr>
      </w:pPr>
      <w:r w:rsidRPr="00924BB6">
        <w:rPr>
          <w:lang w:val="en-GB"/>
        </w:rPr>
        <w:t xml:space="preserve">        string :cruise_capture = "SPURS2";</w:t>
      </w:r>
      <w:r>
        <w:rPr>
          <w:lang w:val="en-GB"/>
        </w:rPr>
        <w:tab/>
      </w:r>
      <w:r>
        <w:rPr>
          <w:lang w:val="en-GB"/>
        </w:rPr>
        <w:tab/>
      </w:r>
      <w:r>
        <w:rPr>
          <w:lang w:val="en-GB"/>
        </w:rPr>
        <w:tab/>
      </w:r>
      <w:r>
        <w:rPr>
          <w:lang w:val="en-GB"/>
        </w:rPr>
        <w:tab/>
      </w:r>
      <w:r>
        <w:rPr>
          <w:lang w:val="en-GB"/>
        </w:rPr>
        <w:tab/>
      </w:r>
      <w:r>
        <w:rPr>
          <w:lang w:val="en-GB"/>
        </w:rPr>
        <w:tab/>
      </w:r>
      <w:r w:rsidRPr="00924BB6">
        <w:rPr>
          <w:lang w:val="en-GB"/>
        </w:rPr>
        <w:t xml:space="preserve">//optional  </w:t>
      </w:r>
    </w:p>
    <w:p w14:paraId="59E0AE7D" w14:textId="77777777" w:rsidR="004910A0" w:rsidRPr="00924BB6" w:rsidRDefault="004910A0" w:rsidP="004910A0">
      <w:pPr>
        <w:rPr>
          <w:lang w:val="en-GB"/>
        </w:rPr>
      </w:pPr>
      <w:r w:rsidRPr="00924BB6">
        <w:rPr>
          <w:lang w:val="en-GB"/>
        </w:rPr>
        <w:t xml:space="preserve">        double :depth_m_capture = 10.0f;</w:t>
      </w:r>
      <w:r>
        <w:rPr>
          <w:lang w:val="en-GB"/>
        </w:rPr>
        <w:tab/>
      </w:r>
      <w:r>
        <w:rPr>
          <w:lang w:val="en-GB"/>
        </w:rPr>
        <w:tab/>
      </w:r>
      <w:r>
        <w:rPr>
          <w:lang w:val="en-GB"/>
        </w:rPr>
        <w:tab/>
      </w:r>
      <w:r>
        <w:rPr>
          <w:lang w:val="en-GB"/>
        </w:rPr>
        <w:tab/>
      </w:r>
      <w:r>
        <w:rPr>
          <w:lang w:val="en-GB"/>
        </w:rPr>
        <w:tab/>
      </w:r>
      <w:r>
        <w:rPr>
          <w:lang w:val="en-GB"/>
        </w:rPr>
        <w:tab/>
      </w:r>
      <w:r w:rsidRPr="00924BB6">
        <w:rPr>
          <w:lang w:val="en-GB"/>
        </w:rPr>
        <w:t>//optional</w:t>
      </w:r>
    </w:p>
    <w:p w14:paraId="1B92E1E1" w14:textId="77777777" w:rsidR="004910A0" w:rsidRPr="00924BB6" w:rsidRDefault="004910A0" w:rsidP="004910A0">
      <w:pPr>
        <w:rPr>
          <w:lang w:val="en-GB"/>
        </w:rPr>
      </w:pPr>
      <w:r w:rsidRPr="00924BB6">
        <w:rPr>
          <w:lang w:val="en-GB"/>
        </w:rPr>
        <w:t xml:space="preserve">        string :flag_capture = "USA";</w:t>
      </w:r>
      <w:r>
        <w:rPr>
          <w:lang w:val="en-GB"/>
        </w:rPr>
        <w:tab/>
      </w:r>
      <w:r>
        <w:rPr>
          <w:lang w:val="en-GB"/>
        </w:rPr>
        <w:tab/>
      </w:r>
      <w:r>
        <w:rPr>
          <w:lang w:val="en-GB"/>
        </w:rPr>
        <w:tab/>
      </w:r>
      <w:r>
        <w:rPr>
          <w:lang w:val="en-GB"/>
        </w:rPr>
        <w:tab/>
      </w:r>
      <w:r>
        <w:rPr>
          <w:lang w:val="en-GB"/>
        </w:rPr>
        <w:tab/>
      </w:r>
      <w:r>
        <w:rPr>
          <w:lang w:val="en-GB"/>
        </w:rPr>
        <w:tab/>
      </w:r>
      <w:r w:rsidRPr="00924BB6">
        <w:rPr>
          <w:lang w:val="en-GB"/>
        </w:rPr>
        <w:t>//optional</w:t>
      </w:r>
    </w:p>
    <w:p w14:paraId="6CF040DD" w14:textId="77777777" w:rsidR="004910A0" w:rsidRPr="00924BB6" w:rsidRDefault="004910A0" w:rsidP="004910A0">
      <w:pPr>
        <w:rPr>
          <w:lang w:val="en-GB"/>
        </w:rPr>
      </w:pPr>
      <w:r w:rsidRPr="00924BB6">
        <w:rPr>
          <w:lang w:val="en-GB"/>
        </w:rPr>
        <w:t xml:space="preserve">        string :hook_capture = "18/0 circle";</w:t>
      </w:r>
      <w:r>
        <w:rPr>
          <w:lang w:val="en-GB"/>
        </w:rPr>
        <w:tab/>
      </w:r>
      <w:r>
        <w:rPr>
          <w:lang w:val="en-GB"/>
        </w:rPr>
        <w:tab/>
      </w:r>
      <w:r>
        <w:rPr>
          <w:lang w:val="en-GB"/>
        </w:rPr>
        <w:tab/>
      </w:r>
      <w:r>
        <w:rPr>
          <w:lang w:val="en-GB"/>
        </w:rPr>
        <w:tab/>
      </w:r>
      <w:r>
        <w:rPr>
          <w:lang w:val="en-GB"/>
        </w:rPr>
        <w:tab/>
      </w:r>
      <w:r>
        <w:rPr>
          <w:lang w:val="en-GB"/>
        </w:rPr>
        <w:tab/>
      </w:r>
      <w:r w:rsidRPr="00924BB6">
        <w:rPr>
          <w:lang w:val="en-GB"/>
        </w:rPr>
        <w:t>//optional</w:t>
      </w:r>
    </w:p>
    <w:p w14:paraId="57F54D1A" w14:textId="77777777" w:rsidR="004910A0" w:rsidRPr="00924BB6" w:rsidRDefault="004910A0" w:rsidP="004910A0">
      <w:pPr>
        <w:rPr>
          <w:lang w:val="en-GB"/>
        </w:rPr>
      </w:pPr>
      <w:r w:rsidRPr="00924BB6">
        <w:rPr>
          <w:lang w:val="en-GB"/>
        </w:rPr>
        <w:t xml:space="preserve">        string :method_aboard = "net";</w:t>
      </w:r>
      <w:r>
        <w:rPr>
          <w:lang w:val="en-GB"/>
        </w:rPr>
        <w:tab/>
      </w:r>
      <w:r>
        <w:rPr>
          <w:lang w:val="en-GB"/>
        </w:rPr>
        <w:tab/>
      </w:r>
      <w:r>
        <w:rPr>
          <w:lang w:val="en-GB"/>
        </w:rPr>
        <w:tab/>
      </w:r>
      <w:r>
        <w:rPr>
          <w:lang w:val="en-GB"/>
        </w:rPr>
        <w:tab/>
      </w:r>
      <w:r>
        <w:rPr>
          <w:lang w:val="en-GB"/>
        </w:rPr>
        <w:tab/>
      </w:r>
      <w:r>
        <w:rPr>
          <w:lang w:val="en-GB"/>
        </w:rPr>
        <w:tab/>
      </w:r>
      <w:r w:rsidRPr="00924BB6">
        <w:rPr>
          <w:lang w:val="en-GB"/>
        </w:rPr>
        <w:t xml:space="preserve">//optional    </w:t>
      </w:r>
    </w:p>
    <w:p w14:paraId="789BD128" w14:textId="77777777" w:rsidR="004910A0" w:rsidRPr="00924BB6" w:rsidRDefault="004910A0" w:rsidP="004910A0">
      <w:pPr>
        <w:rPr>
          <w:lang w:val="en-GB"/>
        </w:rPr>
      </w:pPr>
      <w:r w:rsidRPr="00924BB6">
        <w:rPr>
          <w:lang w:val="en-GB"/>
        </w:rPr>
        <w:t xml:space="preserve">        string :othertags_capture = "Hallprint PAR007007";</w:t>
      </w:r>
      <w:r>
        <w:rPr>
          <w:lang w:val="en-GB"/>
        </w:rPr>
        <w:tab/>
      </w:r>
      <w:r>
        <w:rPr>
          <w:lang w:val="en-GB"/>
        </w:rPr>
        <w:tab/>
      </w:r>
      <w:r>
        <w:rPr>
          <w:lang w:val="en-GB"/>
        </w:rPr>
        <w:tab/>
      </w:r>
      <w:r>
        <w:rPr>
          <w:lang w:val="en-GB"/>
        </w:rPr>
        <w:tab/>
      </w:r>
      <w:r w:rsidRPr="00924BB6">
        <w:rPr>
          <w:lang w:val="en-GB"/>
        </w:rPr>
        <w:t xml:space="preserve">//optional          </w:t>
      </w:r>
    </w:p>
    <w:p w14:paraId="0CB3EF42" w14:textId="77777777" w:rsidR="004910A0" w:rsidRPr="00924BB6" w:rsidRDefault="004910A0" w:rsidP="004910A0">
      <w:pPr>
        <w:rPr>
          <w:lang w:val="en-GB"/>
        </w:rPr>
      </w:pPr>
      <w:r w:rsidRPr="00924BB6">
        <w:rPr>
          <w:lang w:val="en-GB"/>
        </w:rPr>
        <w:t xml:space="preserve">        string :person_angler_capture = "D. Fuller";</w:t>
      </w:r>
      <w:r>
        <w:rPr>
          <w:lang w:val="en-GB"/>
        </w:rPr>
        <w:tab/>
      </w:r>
      <w:r>
        <w:rPr>
          <w:lang w:val="en-GB"/>
        </w:rPr>
        <w:tab/>
      </w:r>
      <w:r>
        <w:rPr>
          <w:lang w:val="en-GB"/>
        </w:rPr>
        <w:tab/>
      </w:r>
      <w:r>
        <w:rPr>
          <w:lang w:val="en-GB"/>
        </w:rPr>
        <w:tab/>
      </w:r>
      <w:r>
        <w:rPr>
          <w:lang w:val="en-GB"/>
        </w:rPr>
        <w:tab/>
      </w:r>
      <w:r w:rsidRPr="00924BB6">
        <w:rPr>
          <w:lang w:val="en-GB"/>
        </w:rPr>
        <w:t xml:space="preserve">//optional     </w:t>
      </w:r>
    </w:p>
    <w:p w14:paraId="6DEE770A" w14:textId="77777777" w:rsidR="004910A0" w:rsidRPr="00924BB6" w:rsidRDefault="004910A0" w:rsidP="004910A0">
      <w:pPr>
        <w:rPr>
          <w:lang w:val="en-GB"/>
        </w:rPr>
      </w:pPr>
      <w:r w:rsidRPr="00924BB6">
        <w:rPr>
          <w:lang w:val="en-GB"/>
        </w:rPr>
        <w:t xml:space="preserve">        string :school_capture = "FAD";</w:t>
      </w:r>
      <w:r>
        <w:rPr>
          <w:lang w:val="en-GB"/>
        </w:rPr>
        <w:tab/>
      </w:r>
      <w:r>
        <w:rPr>
          <w:lang w:val="en-GB"/>
        </w:rPr>
        <w:tab/>
      </w:r>
      <w:r>
        <w:rPr>
          <w:lang w:val="en-GB"/>
        </w:rPr>
        <w:tab/>
      </w:r>
      <w:r>
        <w:rPr>
          <w:lang w:val="en-GB"/>
        </w:rPr>
        <w:tab/>
      </w:r>
      <w:r>
        <w:rPr>
          <w:lang w:val="en-GB"/>
        </w:rPr>
        <w:tab/>
      </w:r>
      <w:r>
        <w:rPr>
          <w:lang w:val="en-GB"/>
        </w:rPr>
        <w:tab/>
      </w:r>
      <w:r w:rsidRPr="00924BB6">
        <w:rPr>
          <w:lang w:val="en-GB"/>
        </w:rPr>
        <w:t xml:space="preserve">//optional  </w:t>
      </w:r>
    </w:p>
    <w:p w14:paraId="7059A015" w14:textId="77777777" w:rsidR="004910A0" w:rsidRPr="00924BB6" w:rsidRDefault="004910A0" w:rsidP="004910A0">
      <w:pPr>
        <w:rPr>
          <w:lang w:val="en-GB"/>
        </w:rPr>
      </w:pPr>
      <w:r w:rsidRPr="00924BB6">
        <w:rPr>
          <w:lang w:val="en-GB"/>
        </w:rPr>
        <w:t xml:space="preserve">        string :seastate_capture = "rough";</w:t>
      </w:r>
      <w:r>
        <w:rPr>
          <w:lang w:val="en-GB"/>
        </w:rPr>
        <w:tab/>
      </w:r>
      <w:r>
        <w:rPr>
          <w:lang w:val="en-GB"/>
        </w:rPr>
        <w:tab/>
      </w:r>
      <w:r>
        <w:rPr>
          <w:lang w:val="en-GB"/>
        </w:rPr>
        <w:tab/>
      </w:r>
      <w:r>
        <w:rPr>
          <w:lang w:val="en-GB"/>
        </w:rPr>
        <w:tab/>
      </w:r>
      <w:r>
        <w:rPr>
          <w:lang w:val="en-GB"/>
        </w:rPr>
        <w:tab/>
      </w:r>
      <w:r>
        <w:rPr>
          <w:lang w:val="en-GB"/>
        </w:rPr>
        <w:tab/>
      </w:r>
      <w:r w:rsidRPr="00924BB6">
        <w:rPr>
          <w:lang w:val="en-GB"/>
        </w:rPr>
        <w:t xml:space="preserve">//optional   </w:t>
      </w:r>
    </w:p>
    <w:p w14:paraId="395F43BC" w14:textId="77777777" w:rsidR="004910A0" w:rsidRPr="00924BB6" w:rsidRDefault="004910A0" w:rsidP="004910A0">
      <w:pPr>
        <w:rPr>
          <w:lang w:val="en-GB"/>
        </w:rPr>
      </w:pPr>
      <w:r w:rsidRPr="00924BB6">
        <w:rPr>
          <w:lang w:val="en-GB"/>
        </w:rPr>
        <w:t xml:space="preserve">        string :set_float_capture = "10";</w:t>
      </w:r>
      <w:r>
        <w:rPr>
          <w:lang w:val="en-GB"/>
        </w:rPr>
        <w:tab/>
      </w:r>
      <w:r>
        <w:rPr>
          <w:lang w:val="en-GB"/>
        </w:rPr>
        <w:tab/>
      </w:r>
      <w:r>
        <w:rPr>
          <w:lang w:val="en-GB"/>
        </w:rPr>
        <w:tab/>
      </w:r>
      <w:r>
        <w:rPr>
          <w:lang w:val="en-GB"/>
        </w:rPr>
        <w:tab/>
      </w:r>
      <w:r>
        <w:rPr>
          <w:lang w:val="en-GB"/>
        </w:rPr>
        <w:tab/>
      </w:r>
      <w:r>
        <w:rPr>
          <w:lang w:val="en-GB"/>
        </w:rPr>
        <w:tab/>
      </w:r>
      <w:r w:rsidRPr="00924BB6">
        <w:rPr>
          <w:lang w:val="en-GB"/>
        </w:rPr>
        <w:t xml:space="preserve">//optional    </w:t>
      </w:r>
    </w:p>
    <w:p w14:paraId="16B651C0" w14:textId="77777777" w:rsidR="004910A0" w:rsidRPr="00924BB6" w:rsidRDefault="004910A0" w:rsidP="004910A0">
      <w:pPr>
        <w:rPr>
          <w:lang w:val="en-GB"/>
        </w:rPr>
      </w:pPr>
      <w:r w:rsidRPr="00924BB6">
        <w:rPr>
          <w:lang w:val="en-GB"/>
        </w:rPr>
        <w:t xml:space="preserve">        string :station_capture = "TAO-10";</w:t>
      </w:r>
      <w:r>
        <w:rPr>
          <w:lang w:val="en-GB"/>
        </w:rPr>
        <w:tab/>
      </w:r>
      <w:r>
        <w:rPr>
          <w:lang w:val="en-GB"/>
        </w:rPr>
        <w:tab/>
      </w:r>
      <w:r>
        <w:rPr>
          <w:lang w:val="en-GB"/>
        </w:rPr>
        <w:tab/>
      </w:r>
      <w:r>
        <w:rPr>
          <w:lang w:val="en-GB"/>
        </w:rPr>
        <w:tab/>
      </w:r>
      <w:r>
        <w:rPr>
          <w:lang w:val="en-GB"/>
        </w:rPr>
        <w:tab/>
      </w:r>
      <w:r>
        <w:rPr>
          <w:lang w:val="en-GB"/>
        </w:rPr>
        <w:tab/>
        <w:t>/</w:t>
      </w:r>
      <w:r w:rsidRPr="00924BB6">
        <w:rPr>
          <w:lang w:val="en-GB"/>
        </w:rPr>
        <w:t>/optional</w:t>
      </w:r>
    </w:p>
    <w:p w14:paraId="6B6AED0B" w14:textId="77777777" w:rsidR="004910A0" w:rsidRPr="00924BB6" w:rsidRDefault="004910A0" w:rsidP="004910A0">
      <w:pPr>
        <w:rPr>
          <w:lang w:val="en-GB"/>
        </w:rPr>
      </w:pPr>
      <w:r w:rsidRPr="00924BB6">
        <w:rPr>
          <w:lang w:val="en-GB"/>
        </w:rPr>
        <w:t xml:space="preserve">        dou</w:t>
      </w:r>
      <w:r>
        <w:rPr>
          <w:lang w:val="en-GB"/>
        </w:rPr>
        <w:t>ble :temp_degC_capture = 13.5f;</w:t>
      </w:r>
      <w:r>
        <w:rPr>
          <w:lang w:val="en-GB"/>
        </w:rPr>
        <w:tab/>
      </w:r>
      <w:r>
        <w:rPr>
          <w:lang w:val="en-GB"/>
        </w:rPr>
        <w:tab/>
      </w:r>
      <w:r>
        <w:rPr>
          <w:lang w:val="en-GB"/>
        </w:rPr>
        <w:tab/>
      </w:r>
      <w:r>
        <w:rPr>
          <w:lang w:val="en-GB"/>
        </w:rPr>
        <w:tab/>
      </w:r>
      <w:r>
        <w:rPr>
          <w:lang w:val="en-GB"/>
        </w:rPr>
        <w:tab/>
      </w:r>
      <w:r w:rsidRPr="00924BB6">
        <w:rPr>
          <w:lang w:val="en-GB"/>
        </w:rPr>
        <w:t xml:space="preserve">//optional         </w:t>
      </w:r>
    </w:p>
    <w:p w14:paraId="0014A4FA" w14:textId="77777777" w:rsidR="004910A0" w:rsidRPr="00924BB6" w:rsidRDefault="004910A0" w:rsidP="004910A0">
      <w:pPr>
        <w:rPr>
          <w:lang w:val="en-GB"/>
        </w:rPr>
      </w:pPr>
      <w:r w:rsidRPr="00924BB6">
        <w:rPr>
          <w:lang w:val="en-GB"/>
        </w:rPr>
        <w:t xml:space="preserve">        string :vessel_capture = "R/V Endeavor";</w:t>
      </w:r>
      <w:r>
        <w:rPr>
          <w:lang w:val="en-GB"/>
        </w:rPr>
        <w:tab/>
      </w:r>
      <w:r>
        <w:rPr>
          <w:lang w:val="en-GB"/>
        </w:rPr>
        <w:tab/>
      </w:r>
      <w:r>
        <w:rPr>
          <w:lang w:val="en-GB"/>
        </w:rPr>
        <w:tab/>
      </w:r>
      <w:r>
        <w:rPr>
          <w:lang w:val="en-GB"/>
        </w:rPr>
        <w:tab/>
      </w:r>
      <w:r>
        <w:rPr>
          <w:lang w:val="en-GB"/>
        </w:rPr>
        <w:tab/>
      </w:r>
      <w:r w:rsidRPr="00924BB6">
        <w:rPr>
          <w:lang w:val="en-GB"/>
        </w:rPr>
        <w:t>//optional</w:t>
      </w:r>
    </w:p>
    <w:p w14:paraId="3309C68A" w14:textId="77777777" w:rsidR="004910A0" w:rsidRPr="00924BB6" w:rsidRDefault="004910A0" w:rsidP="004910A0">
      <w:pPr>
        <w:rPr>
          <w:lang w:val="en-GB"/>
        </w:rPr>
      </w:pPr>
      <w:r w:rsidRPr="00924BB6">
        <w:rPr>
          <w:lang w:val="en-GB"/>
        </w:rPr>
        <w:t xml:space="preserve">        double :wind_knots_capture = 8.3f;</w:t>
      </w:r>
      <w:r>
        <w:rPr>
          <w:lang w:val="en-GB"/>
        </w:rPr>
        <w:tab/>
      </w:r>
      <w:r>
        <w:rPr>
          <w:lang w:val="en-GB"/>
        </w:rPr>
        <w:tab/>
      </w:r>
      <w:r>
        <w:rPr>
          <w:lang w:val="en-GB"/>
        </w:rPr>
        <w:tab/>
      </w:r>
      <w:r>
        <w:rPr>
          <w:lang w:val="en-GB"/>
        </w:rPr>
        <w:tab/>
      </w:r>
      <w:r>
        <w:rPr>
          <w:lang w:val="en-GB"/>
        </w:rPr>
        <w:tab/>
      </w:r>
      <w:r>
        <w:rPr>
          <w:lang w:val="en-GB"/>
        </w:rPr>
        <w:tab/>
      </w:r>
      <w:r w:rsidRPr="00924BB6">
        <w:rPr>
          <w:lang w:val="en-GB"/>
        </w:rPr>
        <w:t xml:space="preserve">//optional                </w:t>
      </w:r>
    </w:p>
    <w:p w14:paraId="19126D0F" w14:textId="77777777" w:rsidR="004910A0" w:rsidRPr="00924BB6" w:rsidRDefault="004910A0" w:rsidP="004910A0">
      <w:pPr>
        <w:rPr>
          <w:lang w:val="en-GB"/>
        </w:rPr>
      </w:pPr>
      <w:r w:rsidRPr="00924BB6">
        <w:rPr>
          <w:lang w:val="en-GB"/>
        </w:rPr>
        <w:t xml:space="preserve">        }     </w:t>
      </w:r>
    </w:p>
    <w:p w14:paraId="72EEA027" w14:textId="77777777" w:rsidR="004910A0" w:rsidRPr="00924BB6" w:rsidRDefault="004910A0" w:rsidP="004910A0">
      <w:pPr>
        <w:rPr>
          <w:lang w:val="en-GB"/>
        </w:rPr>
      </w:pPr>
      <w:r w:rsidRPr="00924BB6">
        <w:rPr>
          <w:lang w:val="en-GB"/>
        </w:rPr>
        <w:t xml:space="preserve">      </w:t>
      </w:r>
    </w:p>
    <w:p w14:paraId="4782F1DA" w14:textId="77777777" w:rsidR="004910A0" w:rsidRPr="00924BB6" w:rsidRDefault="004910A0" w:rsidP="004910A0">
      <w:pPr>
        <w:rPr>
          <w:lang w:val="en-GB"/>
        </w:rPr>
      </w:pPr>
      <w:r w:rsidRPr="00924BB6">
        <w:rPr>
          <w:lang w:val="en-GB"/>
        </w:rPr>
        <w:t xml:space="preserve">      group: end_of_mission {</w:t>
      </w:r>
    </w:p>
    <w:p w14:paraId="05851170" w14:textId="77777777" w:rsidR="004910A0" w:rsidRPr="00924BB6" w:rsidRDefault="004910A0" w:rsidP="004910A0">
      <w:pPr>
        <w:rPr>
          <w:lang w:val="en-GB"/>
        </w:rPr>
      </w:pPr>
      <w:r w:rsidRPr="00924BB6">
        <w:rPr>
          <w:lang w:val="en-GB"/>
        </w:rPr>
        <w:t xml:space="preserve">        string :time_coverage_end = "2009-07-02";</w:t>
      </w:r>
      <w:r>
        <w:rPr>
          <w:lang w:val="en-GB"/>
        </w:rPr>
        <w:tab/>
      </w:r>
      <w:r>
        <w:rPr>
          <w:lang w:val="en-GB"/>
        </w:rPr>
        <w:tab/>
      </w:r>
      <w:r>
        <w:rPr>
          <w:lang w:val="en-GB"/>
        </w:rPr>
        <w:tab/>
      </w:r>
      <w:r>
        <w:rPr>
          <w:lang w:val="en-GB"/>
        </w:rPr>
        <w:tab/>
      </w:r>
      <w:r>
        <w:rPr>
          <w:lang w:val="en-GB"/>
        </w:rPr>
        <w:tab/>
      </w:r>
      <w:r w:rsidRPr="00924BB6">
        <w:rPr>
          <w:lang w:val="en-GB"/>
        </w:rPr>
        <w:t>//REQUIRED</w:t>
      </w:r>
    </w:p>
    <w:p w14:paraId="5CFAB5F9" w14:textId="77777777" w:rsidR="004910A0" w:rsidRPr="00924BB6" w:rsidRDefault="004910A0" w:rsidP="004910A0">
      <w:pPr>
        <w:rPr>
          <w:lang w:val="en-GB"/>
        </w:rPr>
      </w:pPr>
      <w:r w:rsidRPr="00924BB6">
        <w:rPr>
          <w:lang w:val="en-GB"/>
        </w:rPr>
        <w:t xml:space="preserve">        string :geospatial_lon_end = -83.98f;</w:t>
      </w:r>
      <w:r>
        <w:rPr>
          <w:lang w:val="en-GB"/>
        </w:rPr>
        <w:tab/>
      </w:r>
      <w:r>
        <w:rPr>
          <w:lang w:val="en-GB"/>
        </w:rPr>
        <w:tab/>
      </w:r>
      <w:r>
        <w:rPr>
          <w:lang w:val="en-GB"/>
        </w:rPr>
        <w:tab/>
      </w:r>
      <w:r>
        <w:rPr>
          <w:lang w:val="en-GB"/>
        </w:rPr>
        <w:tab/>
      </w:r>
      <w:r>
        <w:rPr>
          <w:lang w:val="en-GB"/>
        </w:rPr>
        <w:tab/>
      </w:r>
      <w:r w:rsidRPr="00924BB6">
        <w:rPr>
          <w:lang w:val="en-GB"/>
        </w:rPr>
        <w:t>//REQUIRED</w:t>
      </w:r>
    </w:p>
    <w:p w14:paraId="19240BD1" w14:textId="77777777" w:rsidR="004910A0" w:rsidRPr="00924BB6" w:rsidRDefault="004910A0" w:rsidP="004910A0">
      <w:pPr>
        <w:rPr>
          <w:lang w:val="en-GB"/>
        </w:rPr>
      </w:pPr>
      <w:r w:rsidRPr="00924BB6">
        <w:rPr>
          <w:lang w:val="en-GB"/>
        </w:rPr>
        <w:t xml:space="preserve">        string :geospatial_lat_end = -1.45f;</w:t>
      </w:r>
      <w:r>
        <w:rPr>
          <w:lang w:val="en-GB"/>
        </w:rPr>
        <w:tab/>
      </w:r>
      <w:r>
        <w:rPr>
          <w:lang w:val="en-GB"/>
        </w:rPr>
        <w:tab/>
      </w:r>
      <w:r>
        <w:rPr>
          <w:lang w:val="en-GB"/>
        </w:rPr>
        <w:tab/>
      </w:r>
      <w:r>
        <w:rPr>
          <w:lang w:val="en-GB"/>
        </w:rPr>
        <w:tab/>
      </w:r>
      <w:r>
        <w:rPr>
          <w:lang w:val="en-GB"/>
        </w:rPr>
        <w:tab/>
      </w:r>
      <w:r>
        <w:rPr>
          <w:lang w:val="en-GB"/>
        </w:rPr>
        <w:tab/>
      </w:r>
      <w:r w:rsidRPr="00924BB6">
        <w:rPr>
          <w:lang w:val="en-GB"/>
        </w:rPr>
        <w:t>//REQUIRED</w:t>
      </w:r>
    </w:p>
    <w:p w14:paraId="16E61C28" w14:textId="77777777" w:rsidR="004910A0" w:rsidRPr="00924BB6" w:rsidRDefault="004910A0" w:rsidP="004910A0">
      <w:pPr>
        <w:rPr>
          <w:lang w:val="en-GB"/>
        </w:rPr>
      </w:pPr>
      <w:r w:rsidRPr="00924BB6">
        <w:rPr>
          <w:lang w:val="en-GB"/>
        </w:rPr>
        <w:t xml:space="preserve">        string :end_details = "recovered by fishing fleet";</w:t>
      </w:r>
      <w:r>
        <w:rPr>
          <w:lang w:val="en-GB"/>
        </w:rPr>
        <w:tab/>
      </w:r>
      <w:r>
        <w:rPr>
          <w:lang w:val="en-GB"/>
        </w:rPr>
        <w:tab/>
      </w:r>
      <w:r>
        <w:rPr>
          <w:lang w:val="en-GB"/>
        </w:rPr>
        <w:tab/>
      </w:r>
      <w:r>
        <w:rPr>
          <w:lang w:val="en-GB"/>
        </w:rPr>
        <w:tab/>
      </w:r>
      <w:r w:rsidRPr="00924BB6">
        <w:rPr>
          <w:lang w:val="en-GB"/>
        </w:rPr>
        <w:t>//REQUIRED</w:t>
      </w:r>
    </w:p>
    <w:p w14:paraId="14D2EC19" w14:textId="77777777" w:rsidR="004910A0" w:rsidRPr="00924BB6" w:rsidRDefault="004910A0" w:rsidP="004910A0">
      <w:pPr>
        <w:rPr>
          <w:lang w:val="en-GB"/>
        </w:rPr>
      </w:pPr>
      <w:r w:rsidRPr="00924BB6">
        <w:rPr>
          <w:lang w:val="en-GB"/>
        </w:rPr>
        <w:t xml:space="preserve">        string :end_type = "recaptured";</w:t>
      </w:r>
      <w:r>
        <w:rPr>
          <w:lang w:val="en-GB"/>
        </w:rPr>
        <w:tab/>
      </w:r>
      <w:r>
        <w:rPr>
          <w:lang w:val="en-GB"/>
        </w:rPr>
        <w:tab/>
      </w:r>
      <w:r>
        <w:rPr>
          <w:lang w:val="en-GB"/>
        </w:rPr>
        <w:tab/>
      </w:r>
      <w:r>
        <w:rPr>
          <w:lang w:val="en-GB"/>
        </w:rPr>
        <w:tab/>
      </w:r>
      <w:r>
        <w:rPr>
          <w:lang w:val="en-GB"/>
        </w:rPr>
        <w:tab/>
      </w:r>
      <w:r>
        <w:rPr>
          <w:lang w:val="en-GB"/>
        </w:rPr>
        <w:tab/>
      </w:r>
      <w:r w:rsidRPr="00924BB6">
        <w:rPr>
          <w:lang w:val="en-GB"/>
        </w:rPr>
        <w:t>//REQUIRED</w:t>
      </w:r>
    </w:p>
    <w:p w14:paraId="7AB82C15" w14:textId="77777777" w:rsidR="004910A0" w:rsidRPr="00924BB6" w:rsidRDefault="004910A0" w:rsidP="004910A0">
      <w:pPr>
        <w:rPr>
          <w:lang w:val="en-GB"/>
        </w:rPr>
      </w:pPr>
      <w:r w:rsidRPr="00924BB6">
        <w:rPr>
          <w:lang w:val="en-GB"/>
        </w:rPr>
        <w:t xml:space="preserve">        string :locationclass_end = "2";</w:t>
      </w:r>
      <w:r>
        <w:rPr>
          <w:lang w:val="en-GB"/>
        </w:rPr>
        <w:tab/>
      </w:r>
      <w:r>
        <w:rPr>
          <w:lang w:val="en-GB"/>
        </w:rPr>
        <w:tab/>
      </w:r>
      <w:r>
        <w:rPr>
          <w:lang w:val="en-GB"/>
        </w:rPr>
        <w:tab/>
      </w:r>
      <w:r>
        <w:rPr>
          <w:lang w:val="en-GB"/>
        </w:rPr>
        <w:tab/>
      </w:r>
      <w:r>
        <w:rPr>
          <w:lang w:val="en-GB"/>
        </w:rPr>
        <w:tab/>
      </w:r>
      <w:r>
        <w:rPr>
          <w:lang w:val="en-GB"/>
        </w:rPr>
        <w:tab/>
      </w:r>
      <w:r w:rsidRPr="00924BB6">
        <w:rPr>
          <w:lang w:val="en-GB"/>
        </w:rPr>
        <w:t>//recommended</w:t>
      </w:r>
    </w:p>
    <w:p w14:paraId="068019E5" w14:textId="77777777" w:rsidR="004910A0" w:rsidRPr="00924BB6" w:rsidRDefault="004910A0" w:rsidP="004910A0">
      <w:pPr>
        <w:rPr>
          <w:lang w:val="en-GB"/>
        </w:rPr>
      </w:pPr>
      <w:r w:rsidRPr="00924BB6">
        <w:rPr>
          <w:lang w:val="en-GB"/>
        </w:rPr>
        <w:t xml:space="preserve">        string :ldatetime_death =</w:t>
      </w:r>
      <w:r>
        <w:rPr>
          <w:lang w:val="en-GB"/>
        </w:rPr>
        <w:t xml:space="preserve"> "2017-07-11T18:24:23+00:00";</w:t>
      </w:r>
      <w:r>
        <w:rPr>
          <w:lang w:val="en-GB"/>
        </w:rPr>
        <w:tab/>
      </w:r>
      <w:r>
        <w:rPr>
          <w:lang w:val="en-GB"/>
        </w:rPr>
        <w:tab/>
      </w:r>
      <w:r>
        <w:rPr>
          <w:lang w:val="en-GB"/>
        </w:rPr>
        <w:tab/>
      </w:r>
      <w:r w:rsidRPr="00924BB6">
        <w:rPr>
          <w:lang w:val="en-GB"/>
        </w:rPr>
        <w:t xml:space="preserve">//optional    </w:t>
      </w:r>
    </w:p>
    <w:p w14:paraId="7B6E07D5" w14:textId="77777777" w:rsidR="004910A0" w:rsidRPr="00924BB6" w:rsidRDefault="004910A0" w:rsidP="004910A0">
      <w:pPr>
        <w:rPr>
          <w:lang w:val="en-GB"/>
        </w:rPr>
      </w:pPr>
      <w:r w:rsidRPr="00924BB6">
        <w:rPr>
          <w:lang w:val="en-GB"/>
        </w:rPr>
        <w:t xml:space="preserve">        }</w:t>
      </w:r>
    </w:p>
    <w:p w14:paraId="472F6593" w14:textId="77777777" w:rsidR="004910A0" w:rsidRPr="00924BB6" w:rsidRDefault="004910A0" w:rsidP="004910A0">
      <w:pPr>
        <w:rPr>
          <w:lang w:val="en-GB"/>
        </w:rPr>
      </w:pPr>
      <w:r w:rsidRPr="00924BB6">
        <w:rPr>
          <w:lang w:val="en-GB"/>
        </w:rPr>
        <w:t xml:space="preserve">        </w:t>
      </w:r>
    </w:p>
    <w:p w14:paraId="00588129" w14:textId="77777777" w:rsidR="004910A0" w:rsidRPr="00924BB6" w:rsidRDefault="004910A0" w:rsidP="004910A0">
      <w:pPr>
        <w:rPr>
          <w:lang w:val="en-GB"/>
        </w:rPr>
      </w:pPr>
      <w:r w:rsidRPr="00924BB6">
        <w:rPr>
          <w:lang w:val="en-GB"/>
        </w:rPr>
        <w:t xml:space="preserve">      group: instrument {</w:t>
      </w:r>
    </w:p>
    <w:p w14:paraId="5E5FC3AE" w14:textId="77777777" w:rsidR="004910A0" w:rsidRPr="00924BB6" w:rsidRDefault="004910A0" w:rsidP="004910A0">
      <w:pPr>
        <w:rPr>
          <w:lang w:val="en-GB"/>
        </w:rPr>
      </w:pPr>
      <w:r w:rsidRPr="00924BB6">
        <w:rPr>
          <w:lang w:val="en-GB"/>
        </w:rPr>
        <w:t xml:space="preserve">        string :instrument_name =</w:t>
      </w:r>
      <w:r>
        <w:rPr>
          <w:lang w:val="en-GB"/>
        </w:rPr>
        <w:t xml:space="preserve"> "16P0100-Refurb2";</w:t>
      </w:r>
      <w:r>
        <w:rPr>
          <w:lang w:val="en-GB"/>
        </w:rPr>
        <w:tab/>
      </w:r>
      <w:r>
        <w:rPr>
          <w:lang w:val="en-GB"/>
        </w:rPr>
        <w:tab/>
      </w:r>
      <w:r>
        <w:rPr>
          <w:lang w:val="en-GB"/>
        </w:rPr>
        <w:tab/>
      </w:r>
      <w:r>
        <w:rPr>
          <w:lang w:val="en-GB"/>
        </w:rPr>
        <w:tab/>
      </w:r>
      <w:r w:rsidRPr="00924BB6">
        <w:rPr>
          <w:lang w:val="en-GB"/>
        </w:rPr>
        <w:t>//REQUIRED</w:t>
      </w:r>
    </w:p>
    <w:p w14:paraId="1AE2D67D" w14:textId="77777777" w:rsidR="004910A0" w:rsidRPr="00924BB6" w:rsidRDefault="004910A0" w:rsidP="004910A0">
      <w:pPr>
        <w:rPr>
          <w:lang w:val="en-GB"/>
        </w:rPr>
      </w:pPr>
      <w:r w:rsidRPr="00924BB6">
        <w:rPr>
          <w:lang w:val="en-GB"/>
        </w:rPr>
        <w:t xml:space="preserve">        string :instrument_type = "archival";</w:t>
      </w:r>
      <w:r>
        <w:rPr>
          <w:lang w:val="en-GB"/>
        </w:rPr>
        <w:tab/>
      </w:r>
      <w:r>
        <w:rPr>
          <w:lang w:val="en-GB"/>
        </w:rPr>
        <w:tab/>
      </w:r>
      <w:r>
        <w:rPr>
          <w:lang w:val="en-GB"/>
        </w:rPr>
        <w:tab/>
      </w:r>
      <w:r>
        <w:rPr>
          <w:lang w:val="en-GB"/>
        </w:rPr>
        <w:tab/>
      </w:r>
      <w:r>
        <w:rPr>
          <w:lang w:val="en-GB"/>
        </w:rPr>
        <w:tab/>
      </w:r>
      <w:r>
        <w:rPr>
          <w:lang w:val="en-GB"/>
        </w:rPr>
        <w:tab/>
      </w:r>
      <w:r w:rsidRPr="00924BB6">
        <w:rPr>
          <w:lang w:val="en-GB"/>
        </w:rPr>
        <w:t>//REQUIRED</w:t>
      </w:r>
    </w:p>
    <w:p w14:paraId="0B4B26F8" w14:textId="77777777" w:rsidR="004910A0" w:rsidRPr="00924BB6" w:rsidRDefault="004910A0" w:rsidP="004910A0">
      <w:pPr>
        <w:rPr>
          <w:lang w:val="en-GB"/>
        </w:rPr>
      </w:pPr>
      <w:r w:rsidRPr="00924BB6">
        <w:rPr>
          <w:lang w:val="en-GB"/>
        </w:rPr>
        <w:t xml:space="preserve">        string :firmware = "1235";</w:t>
      </w:r>
      <w:r>
        <w:rPr>
          <w:lang w:val="en-GB"/>
        </w:rPr>
        <w:tab/>
      </w:r>
      <w:r>
        <w:rPr>
          <w:lang w:val="en-GB"/>
        </w:rPr>
        <w:tab/>
      </w:r>
      <w:r>
        <w:rPr>
          <w:lang w:val="en-GB"/>
        </w:rPr>
        <w:tab/>
      </w:r>
      <w:r>
        <w:rPr>
          <w:lang w:val="en-GB"/>
        </w:rPr>
        <w:tab/>
      </w:r>
      <w:r>
        <w:rPr>
          <w:lang w:val="en-GB"/>
        </w:rPr>
        <w:tab/>
      </w:r>
      <w:r>
        <w:rPr>
          <w:lang w:val="en-GB"/>
        </w:rPr>
        <w:tab/>
      </w:r>
      <w:r>
        <w:rPr>
          <w:lang w:val="en-GB"/>
        </w:rPr>
        <w:tab/>
      </w:r>
      <w:r w:rsidRPr="00924BB6">
        <w:rPr>
          <w:lang w:val="en-GB"/>
        </w:rPr>
        <w:t>//REQUIRED</w:t>
      </w:r>
    </w:p>
    <w:p w14:paraId="5D22BC5A" w14:textId="77777777" w:rsidR="004910A0" w:rsidRPr="00924BB6" w:rsidRDefault="004910A0" w:rsidP="004910A0">
      <w:pPr>
        <w:rPr>
          <w:lang w:val="en-GB"/>
        </w:rPr>
      </w:pPr>
      <w:r w:rsidRPr="00924BB6">
        <w:rPr>
          <w:lang w:val="en-GB"/>
        </w:rPr>
        <w:t xml:space="preserve">        string :manufacturer = "Wildlife Computers";</w:t>
      </w:r>
      <w:r>
        <w:rPr>
          <w:lang w:val="en-GB"/>
        </w:rPr>
        <w:tab/>
      </w:r>
      <w:r>
        <w:rPr>
          <w:lang w:val="en-GB"/>
        </w:rPr>
        <w:tab/>
      </w:r>
      <w:r>
        <w:rPr>
          <w:lang w:val="en-GB"/>
        </w:rPr>
        <w:tab/>
      </w:r>
      <w:r>
        <w:rPr>
          <w:lang w:val="en-GB"/>
        </w:rPr>
        <w:tab/>
      </w:r>
      <w:r w:rsidRPr="00924BB6">
        <w:rPr>
          <w:lang w:val="en-GB"/>
        </w:rPr>
        <w:t>//REQUIRED</w:t>
      </w:r>
    </w:p>
    <w:p w14:paraId="18A0B4BF" w14:textId="77777777" w:rsidR="004910A0" w:rsidRPr="00924BB6" w:rsidRDefault="004910A0" w:rsidP="004910A0">
      <w:pPr>
        <w:rPr>
          <w:lang w:val="en-GB"/>
        </w:rPr>
      </w:pPr>
      <w:r w:rsidRPr="00924BB6">
        <w:rPr>
          <w:lang w:val="en-GB"/>
        </w:rPr>
        <w:t xml:space="preserve">        string :model = "Mk 9";</w:t>
      </w:r>
      <w:r>
        <w:rPr>
          <w:lang w:val="en-GB"/>
        </w:rPr>
        <w:tab/>
      </w:r>
      <w:r>
        <w:rPr>
          <w:lang w:val="en-GB"/>
        </w:rPr>
        <w:tab/>
      </w:r>
      <w:r>
        <w:rPr>
          <w:lang w:val="en-GB"/>
        </w:rPr>
        <w:tab/>
      </w:r>
      <w:r>
        <w:rPr>
          <w:lang w:val="en-GB"/>
        </w:rPr>
        <w:tab/>
      </w:r>
      <w:r>
        <w:rPr>
          <w:lang w:val="en-GB"/>
        </w:rPr>
        <w:tab/>
      </w:r>
      <w:r>
        <w:rPr>
          <w:lang w:val="en-GB"/>
        </w:rPr>
        <w:tab/>
      </w:r>
      <w:r>
        <w:rPr>
          <w:lang w:val="en-GB"/>
        </w:rPr>
        <w:tab/>
      </w:r>
      <w:r w:rsidRPr="00924BB6">
        <w:rPr>
          <w:lang w:val="en-GB"/>
        </w:rPr>
        <w:t>//REQUIRED</w:t>
      </w:r>
    </w:p>
    <w:p w14:paraId="6842B403" w14:textId="77777777" w:rsidR="004910A0" w:rsidRPr="00924BB6" w:rsidRDefault="004910A0" w:rsidP="004910A0">
      <w:pPr>
        <w:rPr>
          <w:lang w:val="en-GB"/>
        </w:rPr>
      </w:pPr>
      <w:r w:rsidRPr="00924BB6">
        <w:rPr>
          <w:lang w:val="en-GB"/>
        </w:rPr>
        <w:t xml:space="preserve">        string :person_owner = "Kurt Schaefer";</w:t>
      </w:r>
      <w:r>
        <w:rPr>
          <w:lang w:val="en-GB"/>
        </w:rPr>
        <w:tab/>
      </w:r>
      <w:r>
        <w:rPr>
          <w:lang w:val="en-GB"/>
        </w:rPr>
        <w:tab/>
      </w:r>
      <w:r>
        <w:rPr>
          <w:lang w:val="en-GB"/>
        </w:rPr>
        <w:tab/>
      </w:r>
      <w:r>
        <w:rPr>
          <w:lang w:val="en-GB"/>
        </w:rPr>
        <w:tab/>
      </w:r>
      <w:r>
        <w:rPr>
          <w:lang w:val="en-GB"/>
        </w:rPr>
        <w:tab/>
      </w:r>
      <w:r w:rsidRPr="00924BB6">
        <w:rPr>
          <w:lang w:val="en-GB"/>
        </w:rPr>
        <w:t>//REQUIRED</w:t>
      </w:r>
    </w:p>
    <w:p w14:paraId="6200D2DF" w14:textId="77777777" w:rsidR="004910A0" w:rsidRPr="00924BB6" w:rsidRDefault="004910A0" w:rsidP="004910A0">
      <w:pPr>
        <w:rPr>
          <w:lang w:val="en-GB"/>
        </w:rPr>
      </w:pPr>
      <w:r w:rsidRPr="00924BB6">
        <w:rPr>
          <w:lang w:val="en-GB"/>
        </w:rPr>
        <w:t xml:space="preserve">        string :owner_contact = "kschaefer@iattc.org";</w:t>
      </w:r>
      <w:r>
        <w:rPr>
          <w:lang w:val="en-GB"/>
        </w:rPr>
        <w:tab/>
      </w:r>
      <w:r>
        <w:rPr>
          <w:lang w:val="en-GB"/>
        </w:rPr>
        <w:tab/>
      </w:r>
      <w:r>
        <w:rPr>
          <w:lang w:val="en-GB"/>
        </w:rPr>
        <w:tab/>
      </w:r>
      <w:r>
        <w:rPr>
          <w:lang w:val="en-GB"/>
        </w:rPr>
        <w:tab/>
      </w:r>
      <w:r w:rsidRPr="00924BB6">
        <w:rPr>
          <w:lang w:val="en-GB"/>
        </w:rPr>
        <w:t>//REQUIRED</w:t>
      </w:r>
    </w:p>
    <w:p w14:paraId="54A6918C" w14:textId="77777777" w:rsidR="004910A0" w:rsidRPr="00924BB6" w:rsidRDefault="004910A0" w:rsidP="004910A0">
      <w:pPr>
        <w:rPr>
          <w:lang w:val="en-GB"/>
        </w:rPr>
      </w:pPr>
      <w:r w:rsidRPr="00924BB6">
        <w:rPr>
          <w:lang w:val="en-GB"/>
        </w:rPr>
        <w:t xml:space="preserve">        string :serial_number = "590051";</w:t>
      </w:r>
      <w:r>
        <w:rPr>
          <w:lang w:val="en-GB"/>
        </w:rPr>
        <w:tab/>
      </w:r>
      <w:r>
        <w:rPr>
          <w:lang w:val="en-GB"/>
        </w:rPr>
        <w:tab/>
      </w:r>
      <w:r>
        <w:rPr>
          <w:lang w:val="en-GB"/>
        </w:rPr>
        <w:tab/>
      </w:r>
      <w:r>
        <w:rPr>
          <w:lang w:val="en-GB"/>
        </w:rPr>
        <w:tab/>
      </w:r>
      <w:r>
        <w:rPr>
          <w:lang w:val="en-GB"/>
        </w:rPr>
        <w:tab/>
      </w:r>
      <w:r>
        <w:rPr>
          <w:lang w:val="en-GB"/>
        </w:rPr>
        <w:tab/>
      </w:r>
      <w:r w:rsidRPr="00924BB6">
        <w:rPr>
          <w:lang w:val="en-GB"/>
        </w:rPr>
        <w:t xml:space="preserve">//REQUIRED    </w:t>
      </w:r>
    </w:p>
    <w:p w14:paraId="152A8E37" w14:textId="77777777" w:rsidR="004910A0" w:rsidRPr="00924BB6" w:rsidRDefault="004910A0" w:rsidP="004910A0">
      <w:pPr>
        <w:rPr>
          <w:lang w:val="en-GB"/>
        </w:rPr>
      </w:pPr>
      <w:r w:rsidRPr="00924BB6">
        <w:rPr>
          <w:lang w:val="en-GB"/>
        </w:rPr>
        <w:t xml:space="preserve">        string :date_shipment = "2017-07-11T18:24:23+00:00";</w:t>
      </w:r>
      <w:r>
        <w:rPr>
          <w:lang w:val="en-GB"/>
        </w:rPr>
        <w:tab/>
      </w:r>
      <w:r>
        <w:rPr>
          <w:lang w:val="en-GB"/>
        </w:rPr>
        <w:tab/>
      </w:r>
      <w:r>
        <w:rPr>
          <w:lang w:val="en-GB"/>
        </w:rPr>
        <w:tab/>
      </w:r>
      <w:r w:rsidRPr="00924BB6">
        <w:rPr>
          <w:lang w:val="en-GB"/>
        </w:rPr>
        <w:t xml:space="preserve">//recommended        </w:t>
      </w:r>
    </w:p>
    <w:p w14:paraId="1C9E8C1B" w14:textId="77777777" w:rsidR="004910A0" w:rsidRPr="00924BB6" w:rsidRDefault="004910A0" w:rsidP="004910A0">
      <w:pPr>
        <w:rPr>
          <w:lang w:val="en-GB"/>
        </w:rPr>
      </w:pPr>
      <w:r w:rsidRPr="00924BB6">
        <w:rPr>
          <w:lang w:val="en-GB"/>
        </w:rPr>
        <w:t xml:space="preserve">        string :project = "SPURS2";</w:t>
      </w:r>
      <w:r>
        <w:rPr>
          <w:lang w:val="en-GB"/>
        </w:rPr>
        <w:tab/>
      </w:r>
      <w:r>
        <w:rPr>
          <w:lang w:val="en-GB"/>
        </w:rPr>
        <w:tab/>
      </w:r>
      <w:r>
        <w:rPr>
          <w:lang w:val="en-GB"/>
        </w:rPr>
        <w:tab/>
      </w:r>
      <w:r>
        <w:rPr>
          <w:lang w:val="en-GB"/>
        </w:rPr>
        <w:tab/>
      </w:r>
      <w:r>
        <w:rPr>
          <w:lang w:val="en-GB"/>
        </w:rPr>
        <w:tab/>
      </w:r>
      <w:r>
        <w:rPr>
          <w:lang w:val="en-GB"/>
        </w:rPr>
        <w:tab/>
      </w:r>
      <w:r>
        <w:rPr>
          <w:lang w:val="en-GB"/>
        </w:rPr>
        <w:tab/>
      </w:r>
      <w:r w:rsidRPr="00924BB6">
        <w:rPr>
          <w:lang w:val="en-GB"/>
        </w:rPr>
        <w:t xml:space="preserve">//recommended           </w:t>
      </w:r>
    </w:p>
    <w:p w14:paraId="2D03B575" w14:textId="3B435EB0" w:rsidR="004910A0" w:rsidRPr="00924BB6" w:rsidRDefault="001E19E4" w:rsidP="004910A0">
      <w:pPr>
        <w:rPr>
          <w:lang w:val="en-GB"/>
        </w:rPr>
      </w:pPr>
      <w:r>
        <w:rPr>
          <w:lang w:val="en-GB"/>
        </w:rPr>
        <w:t xml:space="preserve">        s</w:t>
      </w:r>
      <w:r w:rsidRPr="00924BB6">
        <w:rPr>
          <w:lang w:val="en-GB"/>
        </w:rPr>
        <w:t>tring</w:t>
      </w:r>
      <w:r w:rsidR="004910A0" w:rsidRPr="00924BB6">
        <w:rPr>
          <w:lang w:val="en-GB"/>
        </w:rPr>
        <w:t xml:space="preserve"> :specs = "Manufacturer WC- MK9model URI";</w:t>
      </w:r>
      <w:r w:rsidR="004910A0">
        <w:rPr>
          <w:lang w:val="en-GB"/>
        </w:rPr>
        <w:tab/>
      </w:r>
      <w:r w:rsidR="004910A0">
        <w:rPr>
          <w:lang w:val="en-GB"/>
        </w:rPr>
        <w:tab/>
      </w:r>
      <w:r w:rsidR="004910A0">
        <w:rPr>
          <w:lang w:val="en-GB"/>
        </w:rPr>
        <w:tab/>
      </w:r>
      <w:r w:rsidR="004910A0">
        <w:rPr>
          <w:lang w:val="en-GB"/>
        </w:rPr>
        <w:tab/>
      </w:r>
      <w:r w:rsidR="004910A0" w:rsidRPr="00924BB6">
        <w:rPr>
          <w:lang w:val="en-GB"/>
        </w:rPr>
        <w:t xml:space="preserve">//recommended        </w:t>
      </w:r>
    </w:p>
    <w:p w14:paraId="02552119" w14:textId="77777777" w:rsidR="004910A0" w:rsidRPr="00924BB6" w:rsidRDefault="004910A0" w:rsidP="004910A0">
      <w:pPr>
        <w:rPr>
          <w:lang w:val="en-GB"/>
        </w:rPr>
      </w:pPr>
      <w:r w:rsidRPr="00924BB6">
        <w:rPr>
          <w:lang w:val="en-GB"/>
        </w:rPr>
        <w:t xml:space="preserve">        }</w:t>
      </w:r>
    </w:p>
    <w:p w14:paraId="16E37C86" w14:textId="77777777" w:rsidR="004910A0" w:rsidRPr="00924BB6" w:rsidRDefault="004910A0" w:rsidP="004910A0">
      <w:pPr>
        <w:rPr>
          <w:lang w:val="en-GB"/>
        </w:rPr>
      </w:pPr>
    </w:p>
    <w:p w14:paraId="302CDC40" w14:textId="77777777" w:rsidR="004910A0" w:rsidRPr="00924BB6" w:rsidRDefault="004910A0" w:rsidP="004910A0">
      <w:pPr>
        <w:rPr>
          <w:lang w:val="en-GB"/>
        </w:rPr>
      </w:pPr>
      <w:r w:rsidRPr="00924BB6">
        <w:rPr>
          <w:lang w:val="en-GB"/>
        </w:rPr>
        <w:t xml:space="preserve">      group: programming {</w:t>
      </w:r>
    </w:p>
    <w:p w14:paraId="440A5D3D" w14:textId="77777777" w:rsidR="004910A0" w:rsidRPr="00924BB6" w:rsidRDefault="004910A0" w:rsidP="004910A0">
      <w:pPr>
        <w:rPr>
          <w:lang w:val="en-GB"/>
        </w:rPr>
      </w:pPr>
      <w:r w:rsidRPr="00924BB6">
        <w:rPr>
          <w:lang w:val="en-GB"/>
        </w:rPr>
        <w:t xml:space="preserve">        string :programming_repor</w:t>
      </w:r>
      <w:r>
        <w:rPr>
          <w:lang w:val="en-GB"/>
        </w:rPr>
        <w:t>t = "URI to report";</w:t>
      </w:r>
      <w:r>
        <w:rPr>
          <w:lang w:val="en-GB"/>
        </w:rPr>
        <w:tab/>
      </w:r>
      <w:r>
        <w:rPr>
          <w:lang w:val="en-GB"/>
        </w:rPr>
        <w:tab/>
      </w:r>
      <w:r>
        <w:rPr>
          <w:lang w:val="en-GB"/>
        </w:rPr>
        <w:tab/>
      </w:r>
      <w:r>
        <w:rPr>
          <w:lang w:val="en-GB"/>
        </w:rPr>
        <w:tab/>
      </w:r>
      <w:r w:rsidRPr="00924BB6">
        <w:rPr>
          <w:lang w:val="en-GB"/>
        </w:rPr>
        <w:t>//REQUIRED</w:t>
      </w:r>
    </w:p>
    <w:p w14:paraId="5CA7CCC4" w14:textId="77777777" w:rsidR="004910A0" w:rsidRPr="00924BB6" w:rsidRDefault="004910A0" w:rsidP="004910A0">
      <w:pPr>
        <w:rPr>
          <w:lang w:val="en-GB"/>
        </w:rPr>
      </w:pPr>
      <w:r w:rsidRPr="00924BB6">
        <w:rPr>
          <w:lang w:val="en-GB"/>
        </w:rPr>
        <w:t xml:space="preserve">        string :programming_softw</w:t>
      </w:r>
      <w:r>
        <w:rPr>
          <w:lang w:val="en-GB"/>
        </w:rPr>
        <w:t>are = "WC-prg-v3";</w:t>
      </w:r>
      <w:r>
        <w:rPr>
          <w:lang w:val="en-GB"/>
        </w:rPr>
        <w:tab/>
      </w:r>
      <w:r>
        <w:rPr>
          <w:lang w:val="en-GB"/>
        </w:rPr>
        <w:tab/>
      </w:r>
      <w:r>
        <w:rPr>
          <w:lang w:val="en-GB"/>
        </w:rPr>
        <w:tab/>
      </w:r>
      <w:r>
        <w:rPr>
          <w:lang w:val="en-GB"/>
        </w:rPr>
        <w:tab/>
      </w:r>
      <w:r w:rsidRPr="00924BB6">
        <w:rPr>
          <w:lang w:val="en-GB"/>
        </w:rPr>
        <w:t>//REQUIRED</w:t>
      </w:r>
    </w:p>
    <w:p w14:paraId="17A8A575" w14:textId="1C2C5256" w:rsidR="004910A0" w:rsidRPr="00924BB6" w:rsidRDefault="004910A0" w:rsidP="00B93610">
      <w:pPr>
        <w:rPr>
          <w:lang w:val="en-GB"/>
        </w:rPr>
      </w:pPr>
      <w:r w:rsidRPr="00924BB6">
        <w:rPr>
          <w:lang w:val="en-GB"/>
        </w:rPr>
        <w:t xml:space="preserve">        string :date_programming = "2008-11-02";</w:t>
      </w:r>
      <w:r>
        <w:rPr>
          <w:lang w:val="en-GB"/>
        </w:rPr>
        <w:tab/>
      </w:r>
      <w:r>
        <w:rPr>
          <w:lang w:val="en-GB"/>
        </w:rPr>
        <w:tab/>
      </w:r>
      <w:r>
        <w:rPr>
          <w:lang w:val="en-GB"/>
        </w:rPr>
        <w:tab/>
      </w:r>
      <w:r>
        <w:rPr>
          <w:lang w:val="en-GB"/>
        </w:rPr>
        <w:tab/>
      </w:r>
      <w:r>
        <w:rPr>
          <w:lang w:val="en-GB"/>
        </w:rPr>
        <w:tab/>
      </w:r>
      <w:r w:rsidRPr="00924BB6">
        <w:rPr>
          <w:lang w:val="en-GB"/>
        </w:rPr>
        <w:t xml:space="preserve">//REQUIRED </w:t>
      </w:r>
    </w:p>
    <w:p w14:paraId="3BE03E37" w14:textId="77777777" w:rsidR="004910A0" w:rsidRPr="00924BB6" w:rsidRDefault="004910A0" w:rsidP="004910A0">
      <w:pPr>
        <w:rPr>
          <w:lang w:val="en-GB"/>
        </w:rPr>
      </w:pPr>
      <w:r w:rsidRPr="00924BB6">
        <w:rPr>
          <w:lang w:val="en-GB"/>
        </w:rPr>
        <w:t xml:space="preserve">        integer:days_mission = 365;</w:t>
      </w:r>
      <w:r>
        <w:rPr>
          <w:lang w:val="en-GB"/>
        </w:rPr>
        <w:tab/>
      </w:r>
      <w:r>
        <w:rPr>
          <w:lang w:val="en-GB"/>
        </w:rPr>
        <w:tab/>
      </w:r>
      <w:r>
        <w:rPr>
          <w:lang w:val="en-GB"/>
        </w:rPr>
        <w:tab/>
      </w:r>
      <w:r>
        <w:rPr>
          <w:lang w:val="en-GB"/>
        </w:rPr>
        <w:tab/>
      </w:r>
      <w:r>
        <w:rPr>
          <w:lang w:val="en-GB"/>
        </w:rPr>
        <w:tab/>
      </w:r>
      <w:r>
        <w:rPr>
          <w:lang w:val="en-GB"/>
        </w:rPr>
        <w:tab/>
      </w:r>
      <w:r w:rsidRPr="00924BB6">
        <w:rPr>
          <w:lang w:val="en-GB"/>
        </w:rPr>
        <w:t xml:space="preserve">//recommended        </w:t>
      </w:r>
    </w:p>
    <w:p w14:paraId="24BF8D1D" w14:textId="77777777" w:rsidR="004910A0" w:rsidRPr="00924BB6" w:rsidRDefault="004910A0" w:rsidP="004910A0">
      <w:pPr>
        <w:rPr>
          <w:lang w:val="en-GB"/>
        </w:rPr>
      </w:pPr>
      <w:r w:rsidRPr="00924BB6">
        <w:rPr>
          <w:lang w:val="en-GB"/>
        </w:rPr>
        <w:t xml:space="preserve">        integer:minutes_summary = 1440";</w:t>
      </w:r>
      <w:r>
        <w:rPr>
          <w:lang w:val="en-GB"/>
        </w:rPr>
        <w:tab/>
      </w:r>
      <w:r>
        <w:rPr>
          <w:lang w:val="en-GB"/>
        </w:rPr>
        <w:tab/>
      </w:r>
      <w:r>
        <w:rPr>
          <w:lang w:val="en-GB"/>
        </w:rPr>
        <w:tab/>
      </w:r>
      <w:r>
        <w:rPr>
          <w:lang w:val="en-GB"/>
        </w:rPr>
        <w:tab/>
      </w:r>
      <w:r>
        <w:rPr>
          <w:lang w:val="en-GB"/>
        </w:rPr>
        <w:tab/>
      </w:r>
      <w:r>
        <w:rPr>
          <w:lang w:val="en-GB"/>
        </w:rPr>
        <w:tab/>
      </w:r>
      <w:r w:rsidRPr="00924BB6">
        <w:rPr>
          <w:lang w:val="en-GB"/>
        </w:rPr>
        <w:t>//recommended</w:t>
      </w:r>
    </w:p>
    <w:p w14:paraId="63954FCC" w14:textId="77777777" w:rsidR="004910A0" w:rsidRPr="00924BB6" w:rsidRDefault="004910A0" w:rsidP="004910A0">
      <w:pPr>
        <w:rPr>
          <w:lang w:val="en-GB"/>
        </w:rPr>
      </w:pPr>
      <w:r w:rsidRPr="00924BB6">
        <w:rPr>
          <w:lang w:val="en-GB"/>
        </w:rPr>
        <w:t xml:space="preserve">        string :person_programmer = "Kurt Schaefer";</w:t>
      </w:r>
      <w:r>
        <w:rPr>
          <w:lang w:val="en-GB"/>
        </w:rPr>
        <w:tab/>
      </w:r>
      <w:r>
        <w:rPr>
          <w:lang w:val="en-GB"/>
        </w:rPr>
        <w:tab/>
      </w:r>
      <w:r>
        <w:rPr>
          <w:lang w:val="en-GB"/>
        </w:rPr>
        <w:tab/>
      </w:r>
      <w:r>
        <w:rPr>
          <w:lang w:val="en-GB"/>
        </w:rPr>
        <w:tab/>
      </w:r>
      <w:r w:rsidRPr="00924BB6">
        <w:rPr>
          <w:lang w:val="en-GB"/>
        </w:rPr>
        <w:t xml:space="preserve">//recommended       </w:t>
      </w:r>
    </w:p>
    <w:p w14:paraId="72234323" w14:textId="77777777" w:rsidR="004910A0" w:rsidRPr="00924BB6" w:rsidRDefault="004910A0" w:rsidP="004910A0">
      <w:pPr>
        <w:rPr>
          <w:lang w:val="en-GB"/>
        </w:rPr>
      </w:pPr>
      <w:r w:rsidRPr="00924BB6">
        <w:rPr>
          <w:lang w:val="en-GB"/>
        </w:rPr>
        <w:lastRenderedPageBreak/>
        <w:t xml:space="preserve">        integer:seconds_sampling = 15;</w:t>
      </w:r>
      <w:r>
        <w:rPr>
          <w:lang w:val="en-GB"/>
        </w:rPr>
        <w:tab/>
      </w:r>
      <w:r>
        <w:rPr>
          <w:lang w:val="en-GB"/>
        </w:rPr>
        <w:tab/>
      </w:r>
      <w:r>
        <w:rPr>
          <w:lang w:val="en-GB"/>
        </w:rPr>
        <w:tab/>
      </w:r>
      <w:r>
        <w:rPr>
          <w:lang w:val="en-GB"/>
        </w:rPr>
        <w:tab/>
      </w:r>
      <w:r>
        <w:rPr>
          <w:lang w:val="en-GB"/>
        </w:rPr>
        <w:tab/>
      </w:r>
      <w:r>
        <w:rPr>
          <w:lang w:val="en-GB"/>
        </w:rPr>
        <w:tab/>
      </w:r>
      <w:r w:rsidRPr="00924BB6">
        <w:rPr>
          <w:lang w:val="en-GB"/>
        </w:rPr>
        <w:t xml:space="preserve">//recommended         </w:t>
      </w:r>
    </w:p>
    <w:p w14:paraId="4DD3837C" w14:textId="77777777" w:rsidR="004910A0" w:rsidRPr="00924BB6" w:rsidRDefault="004910A0" w:rsidP="004910A0">
      <w:pPr>
        <w:rPr>
          <w:lang w:val="en-GB"/>
        </w:rPr>
      </w:pPr>
      <w:r w:rsidRPr="00924BB6">
        <w:rPr>
          <w:lang w:val="en-GB"/>
        </w:rPr>
        <w:t xml:space="preserve">        integer:seconds_writingdata = 300;</w:t>
      </w:r>
      <w:r>
        <w:rPr>
          <w:lang w:val="en-GB"/>
        </w:rPr>
        <w:tab/>
      </w:r>
      <w:r>
        <w:rPr>
          <w:lang w:val="en-GB"/>
        </w:rPr>
        <w:tab/>
      </w:r>
      <w:r>
        <w:rPr>
          <w:lang w:val="en-GB"/>
        </w:rPr>
        <w:tab/>
      </w:r>
      <w:r>
        <w:rPr>
          <w:lang w:val="en-GB"/>
        </w:rPr>
        <w:tab/>
      </w:r>
      <w:r>
        <w:rPr>
          <w:lang w:val="en-GB"/>
        </w:rPr>
        <w:tab/>
      </w:r>
      <w:r>
        <w:rPr>
          <w:lang w:val="en-GB"/>
        </w:rPr>
        <w:tab/>
      </w:r>
      <w:r w:rsidRPr="00924BB6">
        <w:rPr>
          <w:lang w:val="en-GB"/>
        </w:rPr>
        <w:t xml:space="preserve">//recommended         </w:t>
      </w:r>
    </w:p>
    <w:p w14:paraId="466809EF" w14:textId="77777777" w:rsidR="004910A0" w:rsidRPr="00924BB6" w:rsidRDefault="004910A0" w:rsidP="004910A0">
      <w:pPr>
        <w:rPr>
          <w:lang w:val="en-GB"/>
        </w:rPr>
      </w:pPr>
      <w:r w:rsidRPr="00924BB6">
        <w:rPr>
          <w:lang w:val="en-GB"/>
        </w:rPr>
        <w:t xml:space="preserve">        integer:seconds_sampling_highfreq = 100;</w:t>
      </w:r>
      <w:r>
        <w:rPr>
          <w:lang w:val="en-GB"/>
        </w:rPr>
        <w:tab/>
      </w:r>
      <w:r>
        <w:rPr>
          <w:lang w:val="en-GB"/>
        </w:rPr>
        <w:tab/>
      </w:r>
      <w:r>
        <w:rPr>
          <w:lang w:val="en-GB"/>
        </w:rPr>
        <w:tab/>
      </w:r>
      <w:r>
        <w:rPr>
          <w:lang w:val="en-GB"/>
        </w:rPr>
        <w:tab/>
      </w:r>
      <w:r>
        <w:rPr>
          <w:lang w:val="en-GB"/>
        </w:rPr>
        <w:tab/>
      </w:r>
      <w:r w:rsidRPr="00924BB6">
        <w:rPr>
          <w:lang w:val="en-GB"/>
        </w:rPr>
        <w:t xml:space="preserve">//optional        </w:t>
      </w:r>
    </w:p>
    <w:p w14:paraId="2051E028" w14:textId="77777777" w:rsidR="004910A0" w:rsidRPr="00924BB6" w:rsidRDefault="004910A0" w:rsidP="004910A0">
      <w:pPr>
        <w:rPr>
          <w:lang w:val="en-GB"/>
        </w:rPr>
      </w:pPr>
      <w:r w:rsidRPr="00924BB6">
        <w:rPr>
          <w:lang w:val="en-GB"/>
        </w:rPr>
        <w:t xml:space="preserve">        }</w:t>
      </w:r>
    </w:p>
    <w:p w14:paraId="00111934" w14:textId="77777777" w:rsidR="004910A0" w:rsidRPr="00924BB6" w:rsidRDefault="004910A0" w:rsidP="004910A0">
      <w:pPr>
        <w:rPr>
          <w:lang w:val="en-GB"/>
        </w:rPr>
      </w:pPr>
    </w:p>
    <w:p w14:paraId="2B009BFC" w14:textId="77777777" w:rsidR="004910A0" w:rsidRPr="00924BB6" w:rsidRDefault="004910A0" w:rsidP="004910A0">
      <w:pPr>
        <w:rPr>
          <w:lang w:val="en-GB"/>
        </w:rPr>
      </w:pPr>
      <w:r w:rsidRPr="00924BB6">
        <w:rPr>
          <w:lang w:val="en-GB"/>
        </w:rPr>
        <w:t xml:space="preserve">      group: quality {</w:t>
      </w:r>
    </w:p>
    <w:p w14:paraId="516CDFF3" w14:textId="77777777" w:rsidR="004910A0" w:rsidRPr="00924BB6" w:rsidRDefault="004910A0" w:rsidP="004910A0">
      <w:pPr>
        <w:rPr>
          <w:lang w:val="en-GB"/>
        </w:rPr>
      </w:pPr>
      <w:r w:rsidRPr="00924BB6">
        <w:rPr>
          <w:lang w:val="en-GB"/>
        </w:rPr>
        <w:t xml:space="preserve">        string :found_problem = "no";</w:t>
      </w:r>
      <w:r>
        <w:rPr>
          <w:lang w:val="en-GB"/>
        </w:rPr>
        <w:tab/>
      </w:r>
      <w:r>
        <w:rPr>
          <w:lang w:val="en-GB"/>
        </w:rPr>
        <w:tab/>
      </w:r>
      <w:r>
        <w:rPr>
          <w:lang w:val="en-GB"/>
        </w:rPr>
        <w:tab/>
      </w:r>
      <w:r>
        <w:rPr>
          <w:lang w:val="en-GB"/>
        </w:rPr>
        <w:tab/>
      </w:r>
      <w:r>
        <w:rPr>
          <w:lang w:val="en-GB"/>
        </w:rPr>
        <w:tab/>
      </w:r>
      <w:r>
        <w:rPr>
          <w:lang w:val="en-GB"/>
        </w:rPr>
        <w:tab/>
      </w:r>
      <w:r w:rsidRPr="00924BB6">
        <w:rPr>
          <w:lang w:val="en-GB"/>
        </w:rPr>
        <w:t>//REQUIRED</w:t>
      </w:r>
    </w:p>
    <w:p w14:paraId="58D846BE" w14:textId="77777777" w:rsidR="004910A0" w:rsidRPr="00924BB6" w:rsidRDefault="004910A0" w:rsidP="004910A0">
      <w:pPr>
        <w:rPr>
          <w:lang w:val="en-GB"/>
        </w:rPr>
      </w:pPr>
      <w:r w:rsidRPr="00924BB6">
        <w:rPr>
          <w:lang w:val="en-GB"/>
        </w:rPr>
        <w:t xml:space="preserve">        string :person_qc = "Dan Fuller";</w:t>
      </w:r>
      <w:r>
        <w:rPr>
          <w:lang w:val="en-GB"/>
        </w:rPr>
        <w:tab/>
      </w:r>
      <w:r>
        <w:rPr>
          <w:lang w:val="en-GB"/>
        </w:rPr>
        <w:tab/>
      </w:r>
      <w:r>
        <w:rPr>
          <w:lang w:val="en-GB"/>
        </w:rPr>
        <w:tab/>
      </w:r>
      <w:r>
        <w:rPr>
          <w:lang w:val="en-GB"/>
        </w:rPr>
        <w:tab/>
      </w:r>
      <w:r>
        <w:rPr>
          <w:lang w:val="en-GB"/>
        </w:rPr>
        <w:tab/>
      </w:r>
      <w:r>
        <w:rPr>
          <w:lang w:val="en-GB"/>
        </w:rPr>
        <w:tab/>
      </w:r>
      <w:r w:rsidRPr="00924BB6">
        <w:rPr>
          <w:lang w:val="en-GB"/>
        </w:rPr>
        <w:t>//REQUIRED</w:t>
      </w:r>
    </w:p>
    <w:p w14:paraId="7C1EBC37" w14:textId="77777777" w:rsidR="004910A0" w:rsidRPr="00924BB6" w:rsidRDefault="004910A0" w:rsidP="004910A0">
      <w:pPr>
        <w:rPr>
          <w:lang w:val="en-GB"/>
        </w:rPr>
      </w:pPr>
      <w:r w:rsidRPr="00924BB6">
        <w:rPr>
          <w:lang w:val="en-GB"/>
        </w:rPr>
        <w:t xml:space="preserve">        string :problem_affecteddates = "2008-10-02 to 2008-11-30";</w:t>
      </w:r>
      <w:r>
        <w:rPr>
          <w:lang w:val="en-GB"/>
        </w:rPr>
        <w:tab/>
      </w:r>
      <w:r>
        <w:rPr>
          <w:lang w:val="en-GB"/>
        </w:rPr>
        <w:tab/>
      </w:r>
      <w:r w:rsidRPr="00924BB6">
        <w:rPr>
          <w:lang w:val="en-GB"/>
        </w:rPr>
        <w:t xml:space="preserve">//recommended               </w:t>
      </w:r>
    </w:p>
    <w:p w14:paraId="422777FA" w14:textId="77777777" w:rsidR="004910A0" w:rsidRPr="00924BB6" w:rsidRDefault="004910A0" w:rsidP="004910A0">
      <w:pPr>
        <w:rPr>
          <w:lang w:val="en-GB"/>
        </w:rPr>
      </w:pPr>
      <w:r w:rsidRPr="00924BB6">
        <w:rPr>
          <w:lang w:val="en-GB"/>
        </w:rPr>
        <w:t xml:space="preserve">        string :problem_details = "Daily drift </w:t>
      </w:r>
      <w:r>
        <w:rPr>
          <w:lang w:val="en-GB"/>
        </w:rPr>
        <w:t>after sunset by 1.5 degC";</w:t>
      </w:r>
      <w:r>
        <w:rPr>
          <w:lang w:val="en-GB"/>
        </w:rPr>
        <w:tab/>
      </w:r>
      <w:r>
        <w:rPr>
          <w:lang w:val="en-GB"/>
        </w:rPr>
        <w:tab/>
      </w:r>
      <w:r w:rsidRPr="00924BB6">
        <w:rPr>
          <w:lang w:val="en-GB"/>
        </w:rPr>
        <w:t>//recommended</w:t>
      </w:r>
    </w:p>
    <w:p w14:paraId="7F327E2B" w14:textId="77777777" w:rsidR="004910A0" w:rsidRPr="00924BB6" w:rsidRDefault="004910A0" w:rsidP="004910A0">
      <w:pPr>
        <w:rPr>
          <w:lang w:val="en-GB"/>
        </w:rPr>
      </w:pPr>
      <w:r w:rsidRPr="00924BB6">
        <w:rPr>
          <w:lang w:val="en-GB"/>
        </w:rPr>
        <w:t xml:space="preserve">        integer:problem_numof = 1;</w:t>
      </w:r>
      <w:r>
        <w:rPr>
          <w:lang w:val="en-GB"/>
        </w:rPr>
        <w:tab/>
      </w:r>
      <w:r>
        <w:rPr>
          <w:lang w:val="en-GB"/>
        </w:rPr>
        <w:tab/>
      </w:r>
      <w:r>
        <w:rPr>
          <w:lang w:val="en-GB"/>
        </w:rPr>
        <w:tab/>
      </w:r>
      <w:r>
        <w:rPr>
          <w:lang w:val="en-GB"/>
        </w:rPr>
        <w:tab/>
      </w:r>
      <w:r>
        <w:rPr>
          <w:lang w:val="en-GB"/>
        </w:rPr>
        <w:tab/>
      </w:r>
      <w:r>
        <w:rPr>
          <w:lang w:val="en-GB"/>
        </w:rPr>
        <w:tab/>
      </w:r>
      <w:r w:rsidRPr="00924BB6">
        <w:rPr>
          <w:lang w:val="en-GB"/>
        </w:rPr>
        <w:t xml:space="preserve">//recommended        </w:t>
      </w:r>
    </w:p>
    <w:p w14:paraId="4F1F3B58" w14:textId="77777777" w:rsidR="004910A0" w:rsidRPr="00924BB6" w:rsidRDefault="004910A0" w:rsidP="004910A0">
      <w:pPr>
        <w:rPr>
          <w:lang w:val="en-GB"/>
        </w:rPr>
      </w:pPr>
      <w:r w:rsidRPr="00924BB6">
        <w:rPr>
          <w:lang w:val="en-GB"/>
        </w:rPr>
        <w:t xml:space="preserve">        string :problem_summary = "Temperature sensor drift";</w:t>
      </w:r>
      <w:r>
        <w:rPr>
          <w:lang w:val="en-GB"/>
        </w:rPr>
        <w:tab/>
      </w:r>
      <w:r>
        <w:rPr>
          <w:lang w:val="en-GB"/>
        </w:rPr>
        <w:tab/>
      </w:r>
      <w:r>
        <w:rPr>
          <w:lang w:val="en-GB"/>
        </w:rPr>
        <w:tab/>
      </w:r>
      <w:r w:rsidRPr="00924BB6">
        <w:rPr>
          <w:lang w:val="en-GB"/>
        </w:rPr>
        <w:t xml:space="preserve">//recommended        </w:t>
      </w:r>
    </w:p>
    <w:p w14:paraId="7C348564" w14:textId="77777777" w:rsidR="004910A0" w:rsidRPr="00924BB6" w:rsidRDefault="004910A0" w:rsidP="004910A0">
      <w:pPr>
        <w:rPr>
          <w:lang w:val="en-GB"/>
        </w:rPr>
      </w:pPr>
      <w:r w:rsidRPr="00924BB6">
        <w:rPr>
          <w:lang w:val="en-GB"/>
        </w:rPr>
        <w:t xml:space="preserve">        string :calibration_file = "URL to sensor calibration document";</w:t>
      </w:r>
      <w:r>
        <w:rPr>
          <w:lang w:val="en-GB"/>
        </w:rPr>
        <w:tab/>
      </w:r>
      <w:r>
        <w:rPr>
          <w:lang w:val="en-GB"/>
        </w:rPr>
        <w:tab/>
      </w:r>
      <w:r w:rsidRPr="00924BB6">
        <w:rPr>
          <w:lang w:val="en-GB"/>
        </w:rPr>
        <w:t xml:space="preserve">//optional           </w:t>
      </w:r>
    </w:p>
    <w:p w14:paraId="05EE5926" w14:textId="77777777" w:rsidR="004910A0" w:rsidRPr="00924BB6" w:rsidRDefault="004910A0" w:rsidP="004910A0">
      <w:pPr>
        <w:rPr>
          <w:lang w:val="en-GB"/>
        </w:rPr>
      </w:pPr>
      <w:r w:rsidRPr="00924BB6">
        <w:rPr>
          <w:lang w:val="en-GB"/>
        </w:rPr>
        <w:t xml:space="preserve">        }     </w:t>
      </w:r>
    </w:p>
    <w:p w14:paraId="23DEB82F" w14:textId="77777777" w:rsidR="004910A0" w:rsidRPr="00924BB6" w:rsidRDefault="004910A0" w:rsidP="004910A0">
      <w:pPr>
        <w:rPr>
          <w:lang w:val="en-GB"/>
        </w:rPr>
      </w:pPr>
    </w:p>
    <w:p w14:paraId="324CB173" w14:textId="77777777" w:rsidR="004910A0" w:rsidRPr="00924BB6" w:rsidRDefault="004910A0" w:rsidP="004910A0">
      <w:pPr>
        <w:rPr>
          <w:lang w:val="en-GB"/>
        </w:rPr>
      </w:pPr>
      <w:r w:rsidRPr="00924BB6">
        <w:rPr>
          <w:lang w:val="en-GB"/>
        </w:rPr>
        <w:t xml:space="preserve">      group: recovery {</w:t>
      </w:r>
    </w:p>
    <w:p w14:paraId="43406277" w14:textId="77777777" w:rsidR="004910A0" w:rsidRPr="00924BB6" w:rsidRDefault="004910A0" w:rsidP="004910A0">
      <w:pPr>
        <w:rPr>
          <w:lang w:val="en-GB"/>
        </w:rPr>
      </w:pPr>
      <w:r w:rsidRPr="00924BB6">
        <w:rPr>
          <w:lang w:val="en-GB"/>
        </w:rPr>
        <w:t xml:space="preserve">        string :location_recapture = "San Pedro Channel";</w:t>
      </w:r>
      <w:r>
        <w:rPr>
          <w:lang w:val="en-GB"/>
        </w:rPr>
        <w:tab/>
      </w:r>
      <w:r>
        <w:rPr>
          <w:lang w:val="en-GB"/>
        </w:rPr>
        <w:tab/>
      </w:r>
      <w:r>
        <w:rPr>
          <w:lang w:val="en-GB"/>
        </w:rPr>
        <w:tab/>
      </w:r>
      <w:r>
        <w:rPr>
          <w:lang w:val="en-GB"/>
        </w:rPr>
        <w:tab/>
      </w:r>
      <w:r w:rsidRPr="00924BB6">
        <w:rPr>
          <w:lang w:val="en-GB"/>
        </w:rPr>
        <w:t>//recommended</w:t>
      </w:r>
    </w:p>
    <w:p w14:paraId="180E5955" w14:textId="77777777" w:rsidR="004910A0" w:rsidRPr="00924BB6" w:rsidRDefault="004910A0" w:rsidP="004910A0">
      <w:pPr>
        <w:rPr>
          <w:lang w:val="en-GB"/>
        </w:rPr>
      </w:pPr>
      <w:r w:rsidRPr="00924BB6">
        <w:rPr>
          <w:lang w:val="en-GB"/>
        </w:rPr>
        <w:t xml:space="preserve">        string :method_recapture = "longline";</w:t>
      </w:r>
      <w:r>
        <w:rPr>
          <w:lang w:val="en-GB"/>
        </w:rPr>
        <w:tab/>
      </w:r>
      <w:r>
        <w:rPr>
          <w:lang w:val="en-GB"/>
        </w:rPr>
        <w:tab/>
      </w:r>
      <w:r>
        <w:rPr>
          <w:lang w:val="en-GB"/>
        </w:rPr>
        <w:tab/>
      </w:r>
      <w:r>
        <w:rPr>
          <w:lang w:val="en-GB"/>
        </w:rPr>
        <w:tab/>
      </w:r>
      <w:r>
        <w:rPr>
          <w:lang w:val="en-GB"/>
        </w:rPr>
        <w:tab/>
      </w:r>
      <w:r w:rsidRPr="00924BB6">
        <w:rPr>
          <w:lang w:val="en-GB"/>
        </w:rPr>
        <w:t>//recommended</w:t>
      </w:r>
    </w:p>
    <w:p w14:paraId="7985CD25" w14:textId="77777777" w:rsidR="004910A0" w:rsidRPr="00924BB6" w:rsidRDefault="004910A0" w:rsidP="004910A0">
      <w:pPr>
        <w:rPr>
          <w:lang w:val="en-GB"/>
        </w:rPr>
      </w:pPr>
      <w:r w:rsidRPr="00924BB6">
        <w:rPr>
          <w:lang w:val="en-GB"/>
        </w:rPr>
        <w:t xml:space="preserve">        string :person_recapture = "Kurt Schaefer";</w:t>
      </w:r>
      <w:r>
        <w:rPr>
          <w:lang w:val="en-GB"/>
        </w:rPr>
        <w:tab/>
      </w:r>
      <w:r>
        <w:rPr>
          <w:lang w:val="en-GB"/>
        </w:rPr>
        <w:tab/>
      </w:r>
      <w:r>
        <w:rPr>
          <w:lang w:val="en-GB"/>
        </w:rPr>
        <w:tab/>
      </w:r>
      <w:r>
        <w:rPr>
          <w:lang w:val="en-GB"/>
        </w:rPr>
        <w:tab/>
      </w:r>
      <w:r>
        <w:rPr>
          <w:lang w:val="en-GB"/>
        </w:rPr>
        <w:tab/>
      </w:r>
      <w:r w:rsidRPr="00924BB6">
        <w:rPr>
          <w:lang w:val="en-GB"/>
        </w:rPr>
        <w:t xml:space="preserve">//recommended        </w:t>
      </w:r>
    </w:p>
    <w:p w14:paraId="1D1BF848" w14:textId="77777777" w:rsidR="004910A0" w:rsidRPr="00924BB6" w:rsidRDefault="004910A0" w:rsidP="004910A0">
      <w:pPr>
        <w:rPr>
          <w:lang w:val="en-GB"/>
        </w:rPr>
      </w:pPr>
      <w:r w:rsidRPr="00924BB6">
        <w:rPr>
          <w:lang w:val="en-GB"/>
        </w:rPr>
        <w:t xml:space="preserve">        string :baitlure_recapture = "sardine";</w:t>
      </w:r>
      <w:r>
        <w:rPr>
          <w:lang w:val="en-GB"/>
        </w:rPr>
        <w:tab/>
      </w:r>
      <w:r>
        <w:rPr>
          <w:lang w:val="en-GB"/>
        </w:rPr>
        <w:tab/>
      </w:r>
      <w:r>
        <w:rPr>
          <w:lang w:val="en-GB"/>
        </w:rPr>
        <w:tab/>
      </w:r>
      <w:r>
        <w:rPr>
          <w:lang w:val="en-GB"/>
        </w:rPr>
        <w:tab/>
      </w:r>
      <w:r>
        <w:rPr>
          <w:lang w:val="en-GB"/>
        </w:rPr>
        <w:tab/>
      </w:r>
      <w:r w:rsidRPr="00924BB6">
        <w:rPr>
          <w:lang w:val="en-GB"/>
        </w:rPr>
        <w:t>//optional</w:t>
      </w:r>
    </w:p>
    <w:p w14:paraId="5510B51A" w14:textId="77777777" w:rsidR="004910A0" w:rsidRPr="00924BB6" w:rsidRDefault="004910A0" w:rsidP="004910A0">
      <w:pPr>
        <w:rPr>
          <w:lang w:val="en-GB"/>
        </w:rPr>
      </w:pPr>
      <w:r w:rsidRPr="00924BB6">
        <w:rPr>
          <w:lang w:val="en-GB"/>
        </w:rPr>
        <w:t xml:space="preserve">        string :cruise_recapture = "Spurs3";</w:t>
      </w:r>
      <w:r>
        <w:rPr>
          <w:lang w:val="en-GB"/>
        </w:rPr>
        <w:tab/>
      </w:r>
      <w:r>
        <w:rPr>
          <w:lang w:val="en-GB"/>
        </w:rPr>
        <w:tab/>
      </w:r>
      <w:r>
        <w:rPr>
          <w:lang w:val="en-GB"/>
        </w:rPr>
        <w:tab/>
      </w:r>
      <w:r>
        <w:rPr>
          <w:lang w:val="en-GB"/>
        </w:rPr>
        <w:tab/>
      </w:r>
      <w:r>
        <w:rPr>
          <w:lang w:val="en-GB"/>
        </w:rPr>
        <w:tab/>
      </w:r>
      <w:r>
        <w:rPr>
          <w:lang w:val="en-GB"/>
        </w:rPr>
        <w:tab/>
      </w:r>
      <w:r w:rsidRPr="00924BB6">
        <w:rPr>
          <w:lang w:val="en-GB"/>
        </w:rPr>
        <w:t xml:space="preserve">//optional       </w:t>
      </w:r>
    </w:p>
    <w:p w14:paraId="7D008334" w14:textId="77777777" w:rsidR="004910A0" w:rsidRPr="00924BB6" w:rsidRDefault="004910A0" w:rsidP="004910A0">
      <w:pPr>
        <w:rPr>
          <w:lang w:val="en-GB"/>
        </w:rPr>
      </w:pPr>
      <w:r w:rsidRPr="00924BB6">
        <w:rPr>
          <w:lang w:val="en-GB"/>
        </w:rPr>
        <w:t xml:space="preserve">        double :depth_m_recapture = 10.0f;</w:t>
      </w:r>
      <w:r>
        <w:rPr>
          <w:lang w:val="en-GB"/>
        </w:rPr>
        <w:tab/>
      </w:r>
      <w:r>
        <w:rPr>
          <w:lang w:val="en-GB"/>
        </w:rPr>
        <w:tab/>
      </w:r>
      <w:r>
        <w:rPr>
          <w:lang w:val="en-GB"/>
        </w:rPr>
        <w:tab/>
      </w:r>
      <w:r>
        <w:rPr>
          <w:lang w:val="en-GB"/>
        </w:rPr>
        <w:tab/>
      </w:r>
      <w:r>
        <w:rPr>
          <w:lang w:val="en-GB"/>
        </w:rPr>
        <w:tab/>
      </w:r>
      <w:r w:rsidRPr="00924BB6">
        <w:rPr>
          <w:lang w:val="en-GB"/>
        </w:rPr>
        <w:t xml:space="preserve">//optional       </w:t>
      </w:r>
    </w:p>
    <w:p w14:paraId="17B65D27" w14:textId="77777777" w:rsidR="004910A0" w:rsidRPr="00924BB6" w:rsidRDefault="004910A0" w:rsidP="004910A0">
      <w:pPr>
        <w:rPr>
          <w:lang w:val="en-GB"/>
        </w:rPr>
      </w:pPr>
      <w:r w:rsidRPr="00924BB6">
        <w:rPr>
          <w:lang w:val="en-GB"/>
        </w:rPr>
        <w:t xml:space="preserve">        string :flag_recapture = "Chile";</w:t>
      </w:r>
      <w:r>
        <w:rPr>
          <w:lang w:val="en-GB"/>
        </w:rPr>
        <w:tab/>
      </w:r>
      <w:r>
        <w:rPr>
          <w:lang w:val="en-GB"/>
        </w:rPr>
        <w:tab/>
      </w:r>
      <w:r>
        <w:rPr>
          <w:lang w:val="en-GB"/>
        </w:rPr>
        <w:tab/>
      </w:r>
      <w:r>
        <w:rPr>
          <w:lang w:val="en-GB"/>
        </w:rPr>
        <w:tab/>
      </w:r>
      <w:r>
        <w:rPr>
          <w:lang w:val="en-GB"/>
        </w:rPr>
        <w:tab/>
      </w:r>
      <w:r>
        <w:rPr>
          <w:lang w:val="en-GB"/>
        </w:rPr>
        <w:tab/>
      </w:r>
      <w:r w:rsidRPr="00924BB6">
        <w:rPr>
          <w:lang w:val="en-GB"/>
        </w:rPr>
        <w:t xml:space="preserve">//optional        </w:t>
      </w:r>
    </w:p>
    <w:p w14:paraId="4A204D00" w14:textId="77777777" w:rsidR="004910A0" w:rsidRPr="00924BB6" w:rsidRDefault="004910A0" w:rsidP="004910A0">
      <w:pPr>
        <w:rPr>
          <w:lang w:val="en-GB"/>
        </w:rPr>
      </w:pPr>
      <w:r w:rsidRPr="00924BB6">
        <w:rPr>
          <w:lang w:val="en-GB"/>
        </w:rPr>
        <w:t xml:space="preserve">        string :hook_recapture = "18/0 Circle";</w:t>
      </w:r>
      <w:r>
        <w:rPr>
          <w:lang w:val="en-GB"/>
        </w:rPr>
        <w:tab/>
      </w:r>
      <w:r>
        <w:rPr>
          <w:lang w:val="en-GB"/>
        </w:rPr>
        <w:tab/>
      </w:r>
      <w:r>
        <w:rPr>
          <w:lang w:val="en-GB"/>
        </w:rPr>
        <w:tab/>
      </w:r>
      <w:r>
        <w:rPr>
          <w:lang w:val="en-GB"/>
        </w:rPr>
        <w:tab/>
      </w:r>
      <w:r>
        <w:rPr>
          <w:lang w:val="en-GB"/>
        </w:rPr>
        <w:tab/>
      </w:r>
      <w:r w:rsidRPr="00924BB6">
        <w:rPr>
          <w:lang w:val="en-GB"/>
        </w:rPr>
        <w:t>//optional</w:t>
      </w:r>
    </w:p>
    <w:p w14:paraId="5436DCCE" w14:textId="77777777" w:rsidR="004910A0" w:rsidRPr="00924BB6" w:rsidRDefault="004910A0" w:rsidP="004910A0">
      <w:pPr>
        <w:rPr>
          <w:lang w:val="en-GB"/>
        </w:rPr>
      </w:pPr>
      <w:r w:rsidRPr="00924BB6">
        <w:rPr>
          <w:lang w:val="en-GB"/>
        </w:rPr>
        <w:t xml:space="preserve">        string :person_tagger_recapture = "Kurt Schaefer";</w:t>
      </w:r>
      <w:r>
        <w:rPr>
          <w:lang w:val="en-GB"/>
        </w:rPr>
        <w:tab/>
      </w:r>
      <w:r>
        <w:rPr>
          <w:lang w:val="en-GB"/>
        </w:rPr>
        <w:tab/>
      </w:r>
      <w:r>
        <w:rPr>
          <w:lang w:val="en-GB"/>
        </w:rPr>
        <w:tab/>
      </w:r>
      <w:r>
        <w:rPr>
          <w:lang w:val="en-GB"/>
        </w:rPr>
        <w:tab/>
      </w:r>
      <w:r w:rsidRPr="00924BB6">
        <w:rPr>
          <w:lang w:val="en-GB"/>
        </w:rPr>
        <w:t xml:space="preserve">//optional        </w:t>
      </w:r>
    </w:p>
    <w:p w14:paraId="57C1A293" w14:textId="77777777" w:rsidR="004910A0" w:rsidRPr="00924BB6" w:rsidRDefault="004910A0" w:rsidP="004910A0">
      <w:pPr>
        <w:rPr>
          <w:lang w:val="en-GB"/>
        </w:rPr>
      </w:pPr>
      <w:r w:rsidRPr="00924BB6">
        <w:rPr>
          <w:lang w:val="en-GB"/>
        </w:rPr>
        <w:t xml:space="preserve">        string :retagged_recapture = "Hallprint PAR007007";</w:t>
      </w:r>
      <w:r>
        <w:rPr>
          <w:lang w:val="en-GB"/>
        </w:rPr>
        <w:tab/>
      </w:r>
      <w:r>
        <w:rPr>
          <w:lang w:val="en-GB"/>
        </w:rPr>
        <w:tab/>
      </w:r>
      <w:r>
        <w:rPr>
          <w:lang w:val="en-GB"/>
        </w:rPr>
        <w:tab/>
      </w:r>
      <w:r w:rsidRPr="00924BB6">
        <w:rPr>
          <w:lang w:val="en-GB"/>
        </w:rPr>
        <w:t xml:space="preserve">//optional          </w:t>
      </w:r>
    </w:p>
    <w:p w14:paraId="3A86D624" w14:textId="77777777" w:rsidR="004910A0" w:rsidRPr="00924BB6" w:rsidRDefault="004910A0" w:rsidP="004910A0">
      <w:pPr>
        <w:rPr>
          <w:lang w:val="en-GB"/>
        </w:rPr>
      </w:pPr>
      <w:r w:rsidRPr="00924BB6">
        <w:rPr>
          <w:lang w:val="en-GB"/>
        </w:rPr>
        <w:t xml:space="preserve">        string :school_recapture = "FAD";</w:t>
      </w:r>
      <w:r>
        <w:rPr>
          <w:lang w:val="en-GB"/>
        </w:rPr>
        <w:tab/>
      </w:r>
      <w:r>
        <w:rPr>
          <w:lang w:val="en-GB"/>
        </w:rPr>
        <w:tab/>
      </w:r>
      <w:r>
        <w:rPr>
          <w:lang w:val="en-GB"/>
        </w:rPr>
        <w:tab/>
      </w:r>
      <w:r>
        <w:rPr>
          <w:lang w:val="en-GB"/>
        </w:rPr>
        <w:tab/>
      </w:r>
      <w:r>
        <w:rPr>
          <w:lang w:val="en-GB"/>
        </w:rPr>
        <w:tab/>
      </w:r>
      <w:r>
        <w:rPr>
          <w:lang w:val="en-GB"/>
        </w:rPr>
        <w:tab/>
      </w:r>
      <w:r w:rsidRPr="00924BB6">
        <w:rPr>
          <w:lang w:val="en-GB"/>
        </w:rPr>
        <w:t xml:space="preserve">//optional        </w:t>
      </w:r>
    </w:p>
    <w:p w14:paraId="61D1FCC4" w14:textId="77777777" w:rsidR="004910A0" w:rsidRPr="00924BB6" w:rsidRDefault="004910A0" w:rsidP="004910A0">
      <w:pPr>
        <w:rPr>
          <w:lang w:val="en-GB"/>
        </w:rPr>
      </w:pPr>
      <w:r w:rsidRPr="00924BB6">
        <w:rPr>
          <w:lang w:val="en-GB"/>
        </w:rPr>
        <w:t xml:space="preserve">        string :seastate_recapture = "calm";</w:t>
      </w:r>
      <w:r>
        <w:rPr>
          <w:lang w:val="en-GB"/>
        </w:rPr>
        <w:tab/>
      </w:r>
      <w:r>
        <w:rPr>
          <w:lang w:val="en-GB"/>
        </w:rPr>
        <w:tab/>
      </w:r>
      <w:r>
        <w:rPr>
          <w:lang w:val="en-GB"/>
        </w:rPr>
        <w:tab/>
      </w:r>
      <w:r>
        <w:rPr>
          <w:lang w:val="en-GB"/>
        </w:rPr>
        <w:tab/>
      </w:r>
      <w:r>
        <w:rPr>
          <w:lang w:val="en-GB"/>
        </w:rPr>
        <w:tab/>
      </w:r>
      <w:r w:rsidRPr="00924BB6">
        <w:rPr>
          <w:lang w:val="en-GB"/>
        </w:rPr>
        <w:t xml:space="preserve">//optional        </w:t>
      </w:r>
    </w:p>
    <w:p w14:paraId="4FDAD54D" w14:textId="77777777" w:rsidR="004910A0" w:rsidRPr="00924BB6" w:rsidRDefault="004910A0" w:rsidP="004910A0">
      <w:pPr>
        <w:rPr>
          <w:lang w:val="en-GB"/>
        </w:rPr>
      </w:pPr>
      <w:r w:rsidRPr="00924BB6">
        <w:rPr>
          <w:lang w:val="en-GB"/>
        </w:rPr>
        <w:t xml:space="preserve">        string :set_float_recapture = "160";</w:t>
      </w:r>
      <w:r>
        <w:rPr>
          <w:lang w:val="en-GB"/>
        </w:rPr>
        <w:tab/>
      </w:r>
      <w:r>
        <w:rPr>
          <w:lang w:val="en-GB"/>
        </w:rPr>
        <w:tab/>
      </w:r>
      <w:r>
        <w:rPr>
          <w:lang w:val="en-GB"/>
        </w:rPr>
        <w:tab/>
      </w:r>
      <w:r>
        <w:rPr>
          <w:lang w:val="en-GB"/>
        </w:rPr>
        <w:tab/>
      </w:r>
      <w:r>
        <w:rPr>
          <w:lang w:val="en-GB"/>
        </w:rPr>
        <w:tab/>
      </w:r>
      <w:r>
        <w:rPr>
          <w:lang w:val="en-GB"/>
        </w:rPr>
        <w:tab/>
      </w:r>
      <w:r w:rsidRPr="00924BB6">
        <w:rPr>
          <w:lang w:val="en-GB"/>
        </w:rPr>
        <w:t xml:space="preserve">//optional        </w:t>
      </w:r>
    </w:p>
    <w:p w14:paraId="1935CC9B" w14:textId="77777777" w:rsidR="004910A0" w:rsidRPr="00924BB6" w:rsidRDefault="004910A0" w:rsidP="004910A0">
      <w:pPr>
        <w:rPr>
          <w:lang w:val="en-GB"/>
        </w:rPr>
      </w:pPr>
      <w:r w:rsidRPr="00924BB6">
        <w:rPr>
          <w:lang w:val="en-GB"/>
        </w:rPr>
        <w:t xml:space="preserve">        string :station_recapture = "TAO-12";</w:t>
      </w:r>
      <w:r>
        <w:rPr>
          <w:lang w:val="en-GB"/>
        </w:rPr>
        <w:tab/>
      </w:r>
      <w:r>
        <w:rPr>
          <w:lang w:val="en-GB"/>
        </w:rPr>
        <w:tab/>
      </w:r>
      <w:r>
        <w:rPr>
          <w:lang w:val="en-GB"/>
        </w:rPr>
        <w:tab/>
      </w:r>
      <w:r>
        <w:rPr>
          <w:lang w:val="en-GB"/>
        </w:rPr>
        <w:tab/>
      </w:r>
      <w:r>
        <w:rPr>
          <w:lang w:val="en-GB"/>
        </w:rPr>
        <w:tab/>
      </w:r>
      <w:r w:rsidRPr="00924BB6">
        <w:rPr>
          <w:lang w:val="en-GB"/>
        </w:rPr>
        <w:t xml:space="preserve">//optional        </w:t>
      </w:r>
    </w:p>
    <w:p w14:paraId="3FF723C9" w14:textId="77777777" w:rsidR="004910A0" w:rsidRPr="00924BB6" w:rsidRDefault="004910A0" w:rsidP="004910A0">
      <w:pPr>
        <w:rPr>
          <w:lang w:val="en-GB"/>
        </w:rPr>
      </w:pPr>
      <w:r w:rsidRPr="00924BB6">
        <w:rPr>
          <w:lang w:val="en-GB"/>
        </w:rPr>
        <w:t xml:space="preserve">        double :temp_degC_recapture = 12.6f;</w:t>
      </w:r>
      <w:r>
        <w:rPr>
          <w:lang w:val="en-GB"/>
        </w:rPr>
        <w:tab/>
      </w:r>
      <w:r>
        <w:rPr>
          <w:lang w:val="en-GB"/>
        </w:rPr>
        <w:tab/>
      </w:r>
      <w:r>
        <w:rPr>
          <w:lang w:val="en-GB"/>
        </w:rPr>
        <w:tab/>
      </w:r>
      <w:r>
        <w:rPr>
          <w:lang w:val="en-GB"/>
        </w:rPr>
        <w:tab/>
      </w:r>
      <w:r>
        <w:rPr>
          <w:lang w:val="en-GB"/>
        </w:rPr>
        <w:tab/>
      </w:r>
      <w:r w:rsidRPr="00924BB6">
        <w:rPr>
          <w:lang w:val="en-GB"/>
        </w:rPr>
        <w:t xml:space="preserve">//optional         </w:t>
      </w:r>
    </w:p>
    <w:p w14:paraId="0724A8D2" w14:textId="77777777" w:rsidR="004910A0" w:rsidRPr="00924BB6" w:rsidRDefault="004910A0" w:rsidP="004910A0">
      <w:pPr>
        <w:rPr>
          <w:lang w:val="en-GB"/>
        </w:rPr>
      </w:pPr>
      <w:r w:rsidRPr="00924BB6">
        <w:rPr>
          <w:lang w:val="en-GB"/>
        </w:rPr>
        <w:t xml:space="preserve">        string :vessel_recapture = "R/V Gamboa";</w:t>
      </w:r>
      <w:r>
        <w:rPr>
          <w:lang w:val="en-GB"/>
        </w:rPr>
        <w:tab/>
      </w:r>
      <w:r>
        <w:rPr>
          <w:lang w:val="en-GB"/>
        </w:rPr>
        <w:tab/>
      </w:r>
      <w:r>
        <w:rPr>
          <w:lang w:val="en-GB"/>
        </w:rPr>
        <w:tab/>
      </w:r>
      <w:r>
        <w:rPr>
          <w:lang w:val="en-GB"/>
        </w:rPr>
        <w:tab/>
      </w:r>
      <w:r>
        <w:rPr>
          <w:lang w:val="en-GB"/>
        </w:rPr>
        <w:tab/>
      </w:r>
      <w:r w:rsidRPr="00924BB6">
        <w:rPr>
          <w:lang w:val="en-GB"/>
        </w:rPr>
        <w:t>//optional</w:t>
      </w:r>
    </w:p>
    <w:p w14:paraId="246D28C1" w14:textId="77777777" w:rsidR="004910A0" w:rsidRPr="00924BB6" w:rsidRDefault="004910A0" w:rsidP="004910A0">
      <w:pPr>
        <w:rPr>
          <w:lang w:val="en-GB"/>
        </w:rPr>
      </w:pPr>
      <w:r w:rsidRPr="00924BB6">
        <w:rPr>
          <w:lang w:val="en-GB"/>
        </w:rPr>
        <w:t xml:space="preserve">        double :wind_knots_recapture = 6f;</w:t>
      </w:r>
      <w:r>
        <w:rPr>
          <w:lang w:val="en-GB"/>
        </w:rPr>
        <w:tab/>
      </w:r>
      <w:r>
        <w:rPr>
          <w:lang w:val="en-GB"/>
        </w:rPr>
        <w:tab/>
      </w:r>
      <w:r>
        <w:rPr>
          <w:lang w:val="en-GB"/>
        </w:rPr>
        <w:tab/>
      </w:r>
      <w:r>
        <w:rPr>
          <w:lang w:val="en-GB"/>
        </w:rPr>
        <w:tab/>
      </w:r>
      <w:r>
        <w:rPr>
          <w:lang w:val="en-GB"/>
        </w:rPr>
        <w:tab/>
      </w:r>
      <w:r>
        <w:rPr>
          <w:lang w:val="en-GB"/>
        </w:rPr>
        <w:tab/>
      </w:r>
      <w:r w:rsidRPr="00924BB6">
        <w:rPr>
          <w:lang w:val="en-GB"/>
        </w:rPr>
        <w:t>//optional</w:t>
      </w:r>
    </w:p>
    <w:p w14:paraId="0AC12AE4" w14:textId="77777777" w:rsidR="004910A0" w:rsidRPr="00924BB6" w:rsidRDefault="004910A0" w:rsidP="004910A0">
      <w:pPr>
        <w:rPr>
          <w:lang w:val="en-GB"/>
        </w:rPr>
      </w:pPr>
      <w:r w:rsidRPr="00924BB6">
        <w:rPr>
          <w:lang w:val="en-GB"/>
        </w:rPr>
        <w:t xml:space="preserve">        }</w:t>
      </w:r>
    </w:p>
    <w:p w14:paraId="2F9717D7" w14:textId="77777777" w:rsidR="004910A0" w:rsidRPr="00924BB6" w:rsidRDefault="004910A0" w:rsidP="004910A0">
      <w:pPr>
        <w:rPr>
          <w:lang w:val="en-GB"/>
        </w:rPr>
      </w:pPr>
    </w:p>
    <w:p w14:paraId="527A509F" w14:textId="77777777" w:rsidR="004910A0" w:rsidRPr="00924BB6" w:rsidRDefault="004910A0" w:rsidP="004910A0">
      <w:pPr>
        <w:rPr>
          <w:lang w:val="en-GB"/>
        </w:rPr>
      </w:pPr>
      <w:r w:rsidRPr="00924BB6">
        <w:rPr>
          <w:lang w:val="en-GB"/>
        </w:rPr>
        <w:t xml:space="preserve">      group: waypoints {</w:t>
      </w:r>
    </w:p>
    <w:p w14:paraId="3973C279" w14:textId="77777777" w:rsidR="004910A0" w:rsidRPr="00924BB6" w:rsidRDefault="004910A0" w:rsidP="004910A0">
      <w:pPr>
        <w:rPr>
          <w:lang w:val="en-GB"/>
        </w:rPr>
      </w:pPr>
      <w:r w:rsidRPr="00924BB6">
        <w:rPr>
          <w:lang w:val="en-GB"/>
        </w:rPr>
        <w:t xml:space="preserve">        string :waypoints_source = "modeled";</w:t>
      </w:r>
      <w:r>
        <w:rPr>
          <w:lang w:val="en-GB"/>
        </w:rPr>
        <w:tab/>
      </w:r>
      <w:r>
        <w:rPr>
          <w:lang w:val="en-GB"/>
        </w:rPr>
        <w:tab/>
      </w:r>
      <w:r>
        <w:rPr>
          <w:lang w:val="en-GB"/>
        </w:rPr>
        <w:tab/>
      </w:r>
      <w:r>
        <w:rPr>
          <w:lang w:val="en-GB"/>
        </w:rPr>
        <w:tab/>
      </w:r>
      <w:r>
        <w:rPr>
          <w:lang w:val="en-GB"/>
        </w:rPr>
        <w:tab/>
      </w:r>
      <w:r w:rsidRPr="00924BB6">
        <w:rPr>
          <w:lang w:val="en-GB"/>
        </w:rPr>
        <w:t>//REQUIRED</w:t>
      </w:r>
    </w:p>
    <w:p w14:paraId="28F86636" w14:textId="77777777" w:rsidR="004910A0" w:rsidRPr="00924BB6" w:rsidRDefault="004910A0" w:rsidP="004910A0">
      <w:pPr>
        <w:rPr>
          <w:lang w:val="en-GB"/>
        </w:rPr>
      </w:pPr>
      <w:r w:rsidRPr="00924BB6">
        <w:rPr>
          <w:lang w:val="en-GB"/>
        </w:rPr>
        <w:t xml:space="preserve">        string :waypoints_method = "ukfsst"; </w:t>
      </w:r>
      <w:r>
        <w:rPr>
          <w:lang w:val="en-GB"/>
        </w:rPr>
        <w:tab/>
      </w:r>
      <w:r>
        <w:rPr>
          <w:lang w:val="en-GB"/>
        </w:rPr>
        <w:tab/>
      </w:r>
      <w:r>
        <w:rPr>
          <w:lang w:val="en-GB"/>
        </w:rPr>
        <w:tab/>
      </w:r>
      <w:r>
        <w:rPr>
          <w:lang w:val="en-GB"/>
        </w:rPr>
        <w:tab/>
      </w:r>
      <w:r>
        <w:rPr>
          <w:lang w:val="en-GB"/>
        </w:rPr>
        <w:tab/>
      </w:r>
      <w:r w:rsidRPr="00924BB6">
        <w:rPr>
          <w:lang w:val="en-GB"/>
        </w:rPr>
        <w:t>//recommended</w:t>
      </w:r>
    </w:p>
    <w:p w14:paraId="5C75FFAE" w14:textId="77777777" w:rsidR="004910A0" w:rsidRPr="00924BB6" w:rsidRDefault="004910A0" w:rsidP="004910A0">
      <w:pPr>
        <w:rPr>
          <w:lang w:val="en-GB"/>
        </w:rPr>
      </w:pPr>
      <w:r w:rsidRPr="00924BB6">
        <w:rPr>
          <w:lang w:val="en-GB"/>
        </w:rPr>
        <w:t xml:space="preserve">        string :geolocation_parameters = "diffusion_coefficien:0.3, MUR-SST"</w:t>
      </w:r>
      <w:r>
        <w:rPr>
          <w:lang w:val="en-GB"/>
        </w:rPr>
        <w:t>;</w:t>
      </w:r>
      <w:r>
        <w:rPr>
          <w:lang w:val="en-GB"/>
        </w:rPr>
        <w:tab/>
      </w:r>
      <w:r w:rsidRPr="00924BB6">
        <w:rPr>
          <w:lang w:val="en-GB"/>
        </w:rPr>
        <w:t xml:space="preserve">//recommended        </w:t>
      </w:r>
    </w:p>
    <w:p w14:paraId="35DE9CCA" w14:textId="3FC2D7A9" w:rsidR="004910A0" w:rsidRPr="00924BB6" w:rsidRDefault="004910A0" w:rsidP="004910A0">
      <w:pPr>
        <w:rPr>
          <w:lang w:val="en-GB"/>
        </w:rPr>
      </w:pPr>
      <w:r w:rsidRPr="00924BB6">
        <w:rPr>
          <w:lang w:val="en-GB"/>
        </w:rPr>
        <w:t xml:space="preserve">        string :interpolation_method = "</w:t>
      </w:r>
      <w:r w:rsidR="00B93610">
        <w:rPr>
          <w:lang w:val="en-GB"/>
        </w:rPr>
        <w:t>crawl</w:t>
      </w:r>
      <w:r w:rsidRPr="00924BB6">
        <w:rPr>
          <w:lang w:val="en-GB"/>
        </w:rPr>
        <w:t>"</w:t>
      </w:r>
      <w:r>
        <w:rPr>
          <w:lang w:val="en-GB"/>
        </w:rPr>
        <w:t>;</w:t>
      </w:r>
      <w:r w:rsidRPr="00924BB6">
        <w:rPr>
          <w:lang w:val="en-GB"/>
        </w:rPr>
        <w:t xml:space="preserve"> </w:t>
      </w:r>
      <w:r>
        <w:rPr>
          <w:lang w:val="en-GB"/>
        </w:rPr>
        <w:tab/>
      </w:r>
      <w:r>
        <w:rPr>
          <w:lang w:val="en-GB"/>
        </w:rPr>
        <w:tab/>
      </w:r>
      <w:r>
        <w:rPr>
          <w:lang w:val="en-GB"/>
        </w:rPr>
        <w:tab/>
      </w:r>
      <w:r>
        <w:rPr>
          <w:lang w:val="en-GB"/>
        </w:rPr>
        <w:tab/>
      </w:r>
      <w:r>
        <w:rPr>
          <w:lang w:val="en-GB"/>
        </w:rPr>
        <w:tab/>
      </w:r>
      <w:r w:rsidRPr="00924BB6">
        <w:rPr>
          <w:lang w:val="en-GB"/>
        </w:rPr>
        <w:t xml:space="preserve">//recommended        </w:t>
      </w:r>
    </w:p>
    <w:p w14:paraId="3831BE69" w14:textId="77777777" w:rsidR="004910A0" w:rsidRPr="00924BB6" w:rsidRDefault="004910A0" w:rsidP="004910A0">
      <w:pPr>
        <w:rPr>
          <w:lang w:val="en-GB"/>
        </w:rPr>
      </w:pPr>
      <w:r w:rsidRPr="00924BB6">
        <w:rPr>
          <w:lang w:val="en-GB"/>
        </w:rPr>
        <w:t xml:space="preserve">        string :int</w:t>
      </w:r>
      <w:r>
        <w:rPr>
          <w:lang w:val="en-GB"/>
        </w:rPr>
        <w:t>erpolation_time = "gap filling";</w:t>
      </w:r>
      <w:r>
        <w:rPr>
          <w:lang w:val="en-GB"/>
        </w:rPr>
        <w:tab/>
      </w:r>
      <w:r>
        <w:rPr>
          <w:lang w:val="en-GB"/>
        </w:rPr>
        <w:tab/>
      </w:r>
      <w:r>
        <w:rPr>
          <w:lang w:val="en-GB"/>
        </w:rPr>
        <w:tab/>
      </w:r>
      <w:r>
        <w:rPr>
          <w:lang w:val="en-GB"/>
        </w:rPr>
        <w:tab/>
      </w:r>
      <w:r>
        <w:rPr>
          <w:lang w:val="en-GB"/>
        </w:rPr>
        <w:tab/>
      </w:r>
      <w:r w:rsidRPr="00924BB6">
        <w:rPr>
          <w:lang w:val="en-GB"/>
        </w:rPr>
        <w:t>//recommended</w:t>
      </w:r>
    </w:p>
    <w:p w14:paraId="6762917E" w14:textId="77777777" w:rsidR="004910A0" w:rsidRPr="00924BB6" w:rsidRDefault="004910A0" w:rsidP="004910A0">
      <w:pPr>
        <w:rPr>
          <w:lang w:val="en-GB"/>
        </w:rPr>
      </w:pPr>
      <w:r w:rsidRPr="00924BB6">
        <w:rPr>
          <w:lang w:val="en-GB"/>
        </w:rPr>
        <w:t xml:space="preserve">        string :waypoints_software = "UKFSST_v3"</w:t>
      </w:r>
      <w:r>
        <w:rPr>
          <w:lang w:val="en-GB"/>
        </w:rPr>
        <w:t>;</w:t>
      </w:r>
      <w:r>
        <w:rPr>
          <w:lang w:val="en-GB"/>
        </w:rPr>
        <w:tab/>
      </w:r>
      <w:r>
        <w:rPr>
          <w:lang w:val="en-GB"/>
        </w:rPr>
        <w:tab/>
      </w:r>
      <w:r>
        <w:rPr>
          <w:lang w:val="en-GB"/>
        </w:rPr>
        <w:tab/>
      </w:r>
      <w:r>
        <w:rPr>
          <w:lang w:val="en-GB"/>
        </w:rPr>
        <w:tab/>
      </w:r>
      <w:r w:rsidRPr="00924BB6">
        <w:rPr>
          <w:lang w:val="en-GB"/>
        </w:rPr>
        <w:t>//recommended</w:t>
      </w:r>
    </w:p>
    <w:p w14:paraId="4B747653" w14:textId="77777777" w:rsidR="004910A0" w:rsidRPr="00924BB6" w:rsidRDefault="004910A0" w:rsidP="004910A0">
      <w:pPr>
        <w:rPr>
          <w:lang w:val="en-GB"/>
        </w:rPr>
      </w:pPr>
      <w:r w:rsidRPr="00924BB6">
        <w:rPr>
          <w:lang w:val="en-GB"/>
        </w:rPr>
        <w:t xml:space="preserve">        string :geolocation_output = </w:t>
      </w:r>
      <w:r w:rsidRPr="009D05C3">
        <w:rPr>
          <w:lang w:val="en-GB"/>
        </w:rPr>
        <w:t>ftp://myserver/myfiles.zip</w:t>
      </w:r>
      <w:r>
        <w:rPr>
          <w:lang w:val="en-GB"/>
        </w:rPr>
        <w:t>;</w:t>
      </w:r>
      <w:r>
        <w:rPr>
          <w:lang w:val="en-GB"/>
        </w:rPr>
        <w:tab/>
      </w:r>
      <w:r>
        <w:rPr>
          <w:lang w:val="en-GB"/>
        </w:rPr>
        <w:tab/>
      </w:r>
      <w:r>
        <w:rPr>
          <w:lang w:val="en-GB"/>
        </w:rPr>
        <w:tab/>
      </w:r>
      <w:r w:rsidRPr="00924BB6">
        <w:rPr>
          <w:lang w:val="en-GB"/>
        </w:rPr>
        <w:t xml:space="preserve">//optional       </w:t>
      </w:r>
    </w:p>
    <w:p w14:paraId="4DEC290A" w14:textId="77777777" w:rsidR="004910A0" w:rsidRPr="00924BB6" w:rsidRDefault="004910A0" w:rsidP="004910A0">
      <w:pPr>
        <w:rPr>
          <w:lang w:val="en-GB"/>
        </w:rPr>
      </w:pPr>
      <w:r w:rsidRPr="00924BB6">
        <w:rPr>
          <w:lang w:val="en-GB"/>
        </w:rPr>
        <w:t xml:space="preserve">        }           </w:t>
      </w:r>
    </w:p>
    <w:p w14:paraId="77EF4B22" w14:textId="77777777" w:rsidR="004910A0" w:rsidRPr="00924BB6" w:rsidRDefault="004910A0" w:rsidP="004910A0">
      <w:pPr>
        <w:rPr>
          <w:lang w:val="en-GB"/>
        </w:rPr>
      </w:pPr>
      <w:r w:rsidRPr="00924BB6">
        <w:rPr>
          <w:lang w:val="en-GB"/>
        </w:rPr>
        <w:t xml:space="preserve">      }</w:t>
      </w:r>
    </w:p>
    <w:p w14:paraId="322243C6" w14:textId="77777777" w:rsidR="004910A0" w:rsidRPr="00937B0C" w:rsidRDefault="004910A0" w:rsidP="004910A0">
      <w:pPr>
        <w:rPr>
          <w:b/>
          <w:lang w:val="en-GB"/>
        </w:rPr>
      </w:pPr>
      <w:r w:rsidRPr="00937B0C">
        <w:rPr>
          <w:b/>
          <w:lang w:val="en-GB"/>
        </w:rPr>
        <w:t xml:space="preserve">    }</w:t>
      </w:r>
    </w:p>
    <w:p w14:paraId="678ED679" w14:textId="77777777" w:rsidR="004910A0" w:rsidRDefault="004910A0">
      <w:pPr>
        <w:spacing w:after="160" w:line="259" w:lineRule="auto"/>
        <w:jc w:val="left"/>
        <w:rPr>
          <w:lang w:val="en-GB"/>
        </w:rPr>
      </w:pPr>
      <w:r>
        <w:rPr>
          <w:lang w:val="en-GB"/>
        </w:rPr>
        <w:br w:type="page"/>
      </w:r>
    </w:p>
    <w:p w14:paraId="6DC6CE19" w14:textId="77777777" w:rsidR="003D503D" w:rsidRPr="003D503D" w:rsidRDefault="003D503D" w:rsidP="003D503D">
      <w:pPr>
        <w:pStyle w:val="Heading2"/>
        <w:numPr>
          <w:ilvl w:val="0"/>
          <w:numId w:val="0"/>
        </w:numPr>
        <w:rPr>
          <w:b w:val="0"/>
          <w:i/>
          <w:sz w:val="22"/>
          <w:u w:val="single"/>
        </w:rPr>
      </w:pPr>
      <w:bookmarkStart w:id="283" w:name="_Toc20488814"/>
      <w:r>
        <w:rPr>
          <w:b w:val="0"/>
          <w:i/>
          <w:sz w:val="22"/>
          <w:u w:val="single"/>
        </w:rPr>
        <w:lastRenderedPageBreak/>
        <w:t>Transmitted Summary</w:t>
      </w:r>
      <w:r w:rsidRPr="003D503D">
        <w:rPr>
          <w:b w:val="0"/>
          <w:i/>
          <w:sz w:val="22"/>
          <w:u w:val="single"/>
        </w:rPr>
        <w:t xml:space="preserve"> Tag Data Template</w:t>
      </w:r>
      <w:bookmarkEnd w:id="283"/>
    </w:p>
    <w:p w14:paraId="7EDD95BB" w14:textId="77777777" w:rsidR="002108B6" w:rsidRDefault="002108B6" w:rsidP="002108B6">
      <w:pPr>
        <w:rPr>
          <w:lang w:val="en-GB"/>
        </w:rPr>
      </w:pPr>
      <w:r>
        <w:rPr>
          <w:lang w:val="en-GB"/>
        </w:rPr>
        <w:t xml:space="preserve">This nc-eTAG </w:t>
      </w:r>
      <w:r w:rsidR="00241492">
        <w:rPr>
          <w:lang w:val="en-GB"/>
        </w:rPr>
        <w:t xml:space="preserve">(PSAT-summary) </w:t>
      </w:r>
      <w:r>
        <w:rPr>
          <w:lang w:val="en-GB"/>
        </w:rPr>
        <w:t xml:space="preserve">template applies to </w:t>
      </w:r>
      <w:r>
        <w:t>popup satellite archival (PSAT) transmitted summary datasets.</w:t>
      </w:r>
    </w:p>
    <w:p w14:paraId="15C6227E" w14:textId="77777777" w:rsidR="00B751B1" w:rsidRDefault="00B751B1" w:rsidP="00C33703">
      <w:pPr>
        <w:rPr>
          <w:b/>
          <w:lang w:val="en-GB"/>
        </w:rPr>
      </w:pPr>
    </w:p>
    <w:p w14:paraId="6D26037A" w14:textId="77777777" w:rsidR="002108B6" w:rsidRDefault="002108B6" w:rsidP="00C33703">
      <w:pPr>
        <w:rPr>
          <w:b/>
          <w:lang w:val="en-GB"/>
        </w:rPr>
      </w:pPr>
    </w:p>
    <w:p w14:paraId="66605900" w14:textId="67B5BECE" w:rsidR="00C33703" w:rsidRPr="00C33703" w:rsidRDefault="00D2180F" w:rsidP="00C33703">
      <w:pPr>
        <w:rPr>
          <w:b/>
          <w:lang w:val="en-GB"/>
        </w:rPr>
      </w:pPr>
      <w:r>
        <w:rPr>
          <w:b/>
          <w:lang w:val="en-GB"/>
        </w:rPr>
        <w:t>netcdf file\:/C\:/</w:t>
      </w:r>
      <w:r w:rsidR="00C33703" w:rsidRPr="00C33703">
        <w:rPr>
          <w:b/>
          <w:lang w:val="en-GB"/>
        </w:rPr>
        <w:t>Tag_Archival_Template {</w:t>
      </w:r>
    </w:p>
    <w:p w14:paraId="1943549B" w14:textId="77777777" w:rsidR="00C33703" w:rsidRPr="00C33703" w:rsidRDefault="00C33703" w:rsidP="00C33703">
      <w:pPr>
        <w:rPr>
          <w:b/>
          <w:lang w:val="en-GB"/>
        </w:rPr>
      </w:pPr>
      <w:r w:rsidRPr="00C33703">
        <w:rPr>
          <w:lang w:val="en-GB"/>
        </w:rPr>
        <w:t xml:space="preserve">  </w:t>
      </w:r>
      <w:r w:rsidRPr="00C33703">
        <w:rPr>
          <w:b/>
          <w:lang w:val="en-GB"/>
        </w:rPr>
        <w:t>dimensions:</w:t>
      </w:r>
    </w:p>
    <w:p w14:paraId="47117E99" w14:textId="77777777" w:rsidR="00C33703" w:rsidRPr="00C33703" w:rsidRDefault="00C33703" w:rsidP="00C33703">
      <w:pPr>
        <w:rPr>
          <w:lang w:val="en-GB"/>
        </w:rPr>
      </w:pPr>
      <w:r w:rsidRPr="00C33703">
        <w:rPr>
          <w:lang w:val="en-GB"/>
        </w:rPr>
        <w:t xml:space="preserve">    time = 1000;</w:t>
      </w:r>
    </w:p>
    <w:p w14:paraId="05328795" w14:textId="68EDD570" w:rsidR="00C33703" w:rsidRDefault="00C33703" w:rsidP="00C33703">
      <w:pPr>
        <w:rPr>
          <w:lang w:val="en-GB"/>
        </w:rPr>
      </w:pPr>
      <w:r w:rsidRPr="00C33703">
        <w:rPr>
          <w:lang w:val="en-GB"/>
        </w:rPr>
        <w:t xml:space="preserve">    bins</w:t>
      </w:r>
      <w:r w:rsidR="00E76C58">
        <w:rPr>
          <w:lang w:val="en-GB"/>
        </w:rPr>
        <w:t>_freq</w:t>
      </w:r>
      <w:r w:rsidRPr="00C33703">
        <w:rPr>
          <w:lang w:val="en-GB"/>
        </w:rPr>
        <w:t xml:space="preserve"> = 14;</w:t>
      </w:r>
    </w:p>
    <w:p w14:paraId="07220867" w14:textId="73632AE1" w:rsidR="00E76C58" w:rsidRPr="00C33703" w:rsidRDefault="00E76C58" w:rsidP="00C33703">
      <w:pPr>
        <w:rPr>
          <w:lang w:val="en-GB"/>
        </w:rPr>
      </w:pPr>
      <w:r>
        <w:rPr>
          <w:lang w:val="en-GB"/>
        </w:rPr>
        <w:t xml:space="preserve">    </w:t>
      </w:r>
      <w:r w:rsidRPr="00C33703">
        <w:rPr>
          <w:lang w:val="en-GB"/>
        </w:rPr>
        <w:t>bins</w:t>
      </w:r>
      <w:r>
        <w:rPr>
          <w:lang w:val="en-GB"/>
        </w:rPr>
        <w:t>_pdt</w:t>
      </w:r>
      <w:r w:rsidRPr="00C33703">
        <w:rPr>
          <w:lang w:val="en-GB"/>
        </w:rPr>
        <w:t xml:space="preserve"> = </w:t>
      </w:r>
      <w:r>
        <w:rPr>
          <w:lang w:val="en-GB"/>
        </w:rPr>
        <w:t>8</w:t>
      </w:r>
      <w:r w:rsidRPr="00C33703">
        <w:rPr>
          <w:lang w:val="en-GB"/>
        </w:rPr>
        <w:t>;</w:t>
      </w:r>
    </w:p>
    <w:p w14:paraId="7E8803FD" w14:textId="77777777" w:rsidR="00C33703" w:rsidRPr="00C33703" w:rsidRDefault="00C33703" w:rsidP="00C33703">
      <w:pPr>
        <w:rPr>
          <w:lang w:val="en-GB"/>
        </w:rPr>
      </w:pPr>
      <w:r w:rsidRPr="00C33703">
        <w:rPr>
          <w:lang w:val="en-GB"/>
        </w:rPr>
        <w:t xml:space="preserve">    bnds =2;</w:t>
      </w:r>
    </w:p>
    <w:p w14:paraId="430E0F33" w14:textId="77777777" w:rsidR="00C33703" w:rsidRPr="00C33703" w:rsidRDefault="00C33703" w:rsidP="00C33703">
      <w:pPr>
        <w:rPr>
          <w:lang w:val="en-GB"/>
        </w:rPr>
      </w:pPr>
      <w:r w:rsidRPr="00C33703">
        <w:rPr>
          <w:lang w:val="en-GB"/>
        </w:rPr>
        <w:t xml:space="preserve">    str_len = 6;    </w:t>
      </w:r>
    </w:p>
    <w:p w14:paraId="0D69EEF9" w14:textId="77777777" w:rsidR="00C33703" w:rsidRPr="00C33703" w:rsidRDefault="00C33703" w:rsidP="00C33703">
      <w:pPr>
        <w:rPr>
          <w:lang w:val="en-GB"/>
        </w:rPr>
      </w:pPr>
      <w:r w:rsidRPr="00C33703">
        <w:rPr>
          <w:lang w:val="en-GB"/>
        </w:rPr>
        <w:t xml:space="preserve">    </w:t>
      </w:r>
    </w:p>
    <w:p w14:paraId="340178F6" w14:textId="77777777" w:rsidR="00C33703" w:rsidRPr="00C33703" w:rsidRDefault="00C33703" w:rsidP="00C33703">
      <w:pPr>
        <w:rPr>
          <w:b/>
          <w:lang w:val="en-GB"/>
        </w:rPr>
      </w:pPr>
      <w:r w:rsidRPr="00C33703">
        <w:rPr>
          <w:b/>
          <w:lang w:val="en-GB"/>
        </w:rPr>
        <w:t xml:space="preserve">  variables:</w:t>
      </w:r>
    </w:p>
    <w:p w14:paraId="378A392E" w14:textId="77777777" w:rsidR="00C33703" w:rsidRPr="00C33703" w:rsidRDefault="00C33703" w:rsidP="00C33703">
      <w:pPr>
        <w:rPr>
          <w:lang w:val="en-GB"/>
        </w:rPr>
      </w:pPr>
      <w:r w:rsidRPr="00C33703">
        <w:rPr>
          <w:lang w:val="en-GB"/>
        </w:rPr>
        <w:t xml:space="preserve">  </w:t>
      </w:r>
    </w:p>
    <w:p w14:paraId="4CC05BF2" w14:textId="77777777" w:rsidR="00C33703" w:rsidRPr="00C33703" w:rsidRDefault="00C33703" w:rsidP="00C33703">
      <w:pPr>
        <w:rPr>
          <w:b/>
          <w:lang w:val="en-GB"/>
        </w:rPr>
      </w:pPr>
      <w:r w:rsidRPr="00C33703">
        <w:rPr>
          <w:b/>
          <w:lang w:val="en-GB"/>
        </w:rPr>
        <w:t xml:space="preserve">  \\Coordinate and Auxiliary Coordinate Variables</w:t>
      </w:r>
    </w:p>
    <w:p w14:paraId="0A9442A3" w14:textId="77777777" w:rsidR="00C33703" w:rsidRPr="00C33703" w:rsidRDefault="00C33703" w:rsidP="00C33703">
      <w:pPr>
        <w:rPr>
          <w:lang w:val="en-GB"/>
        </w:rPr>
      </w:pPr>
      <w:r w:rsidRPr="00C33703">
        <w:rPr>
          <w:lang w:val="en-GB"/>
        </w:rPr>
        <w:t xml:space="preserve">  </w:t>
      </w:r>
    </w:p>
    <w:p w14:paraId="74CD1405" w14:textId="77777777" w:rsidR="00C33703" w:rsidRPr="00C33703" w:rsidRDefault="00C33703" w:rsidP="00C33703">
      <w:pPr>
        <w:rPr>
          <w:lang w:val="en-GB"/>
        </w:rPr>
      </w:pPr>
      <w:r w:rsidRPr="00C33703">
        <w:rPr>
          <w:lang w:val="en-GB"/>
        </w:rPr>
        <w:t xml:space="preserve">    char trajectory(str_len);</w:t>
      </w:r>
    </w:p>
    <w:p w14:paraId="7A85F57B" w14:textId="77777777" w:rsidR="00C33703" w:rsidRPr="00C33703" w:rsidRDefault="00C33703" w:rsidP="00C33703">
      <w:pPr>
        <w:rPr>
          <w:lang w:val="en-GB"/>
        </w:rPr>
      </w:pPr>
      <w:r w:rsidRPr="00C33703">
        <w:rPr>
          <w:lang w:val="en-GB"/>
        </w:rPr>
        <w:t xml:space="preserve">      trajectory:cf_role = "trajectory_id";</w:t>
      </w:r>
    </w:p>
    <w:p w14:paraId="00275EA8" w14:textId="77777777" w:rsidR="00C33703" w:rsidRPr="00C33703" w:rsidRDefault="00C33703" w:rsidP="00C33703">
      <w:pPr>
        <w:rPr>
          <w:lang w:val="en-GB"/>
        </w:rPr>
      </w:pPr>
      <w:r w:rsidRPr="00C33703">
        <w:rPr>
          <w:lang w:val="en-GB"/>
        </w:rPr>
        <w:t xml:space="preserve">  </w:t>
      </w:r>
    </w:p>
    <w:p w14:paraId="016706F6" w14:textId="77777777" w:rsidR="00C33703" w:rsidRPr="00C33703" w:rsidRDefault="00C33703" w:rsidP="00C33703">
      <w:pPr>
        <w:rPr>
          <w:lang w:val="en-GB"/>
        </w:rPr>
      </w:pPr>
      <w:r w:rsidRPr="00C33703">
        <w:rPr>
          <w:lang w:val="en-GB"/>
        </w:rPr>
        <w:t xml:space="preserve">    </w:t>
      </w:r>
      <w:r>
        <w:rPr>
          <w:lang w:val="en-GB"/>
        </w:rPr>
        <w:t xml:space="preserve"> </w:t>
      </w:r>
      <w:r w:rsidRPr="00C33703">
        <w:rPr>
          <w:lang w:val="en-GB"/>
        </w:rPr>
        <w:t>double time(time);</w:t>
      </w:r>
    </w:p>
    <w:p w14:paraId="6882BA1F" w14:textId="75400652" w:rsidR="00C33703" w:rsidRPr="00C33703" w:rsidRDefault="00C33703" w:rsidP="00C33703">
      <w:pPr>
        <w:rPr>
          <w:lang w:val="en-GB"/>
        </w:rPr>
      </w:pPr>
      <w:r w:rsidRPr="00C33703">
        <w:rPr>
          <w:lang w:val="en-GB"/>
        </w:rPr>
        <w:t xml:space="preserve">      string time:long_name = "Time of observation</w:t>
      </w:r>
      <w:r w:rsidR="003D64AA">
        <w:rPr>
          <w:lang w:val="en-GB"/>
        </w:rPr>
        <w:t xml:space="preserve"> interval</w:t>
      </w:r>
      <w:r w:rsidRPr="00C33703">
        <w:rPr>
          <w:lang w:val="en-GB"/>
        </w:rPr>
        <w:t>";</w:t>
      </w:r>
    </w:p>
    <w:p w14:paraId="7A2B2CA9" w14:textId="77777777" w:rsidR="00C33703" w:rsidRPr="00C33703" w:rsidRDefault="00C33703" w:rsidP="00C33703">
      <w:pPr>
        <w:rPr>
          <w:lang w:val="en-GB"/>
        </w:rPr>
      </w:pPr>
      <w:r w:rsidRPr="00C33703">
        <w:rPr>
          <w:lang w:val="en-GB"/>
        </w:rPr>
        <w:t xml:space="preserve">      string time:standard_name = "time";</w:t>
      </w:r>
    </w:p>
    <w:p w14:paraId="655D360B" w14:textId="77777777" w:rsidR="00C33703" w:rsidRPr="00C33703" w:rsidRDefault="00C33703" w:rsidP="00C33703">
      <w:pPr>
        <w:rPr>
          <w:lang w:val="en-GB"/>
        </w:rPr>
      </w:pPr>
      <w:r w:rsidRPr="00C33703">
        <w:rPr>
          <w:lang w:val="en-GB"/>
        </w:rPr>
        <w:t xml:space="preserve">      string time:units = "seconds since 1970-01-01T00:00:00";  // UTC</w:t>
      </w:r>
    </w:p>
    <w:p w14:paraId="43EF3E81" w14:textId="50BBF20D" w:rsidR="00C33703" w:rsidRDefault="00C33703" w:rsidP="00C33703">
      <w:pPr>
        <w:rPr>
          <w:lang w:val="en-GB"/>
        </w:rPr>
      </w:pPr>
      <w:r w:rsidRPr="00C33703">
        <w:rPr>
          <w:lang w:val="en-GB"/>
        </w:rPr>
        <w:t xml:space="preserve">      string time:axis = "T";</w:t>
      </w:r>
    </w:p>
    <w:p w14:paraId="5541C3E6" w14:textId="734DADF5" w:rsidR="00897266" w:rsidRDefault="00897266" w:rsidP="00C33703">
      <w:pPr>
        <w:rPr>
          <w:lang w:val="en-GB"/>
        </w:rPr>
      </w:pPr>
      <w:r>
        <w:rPr>
          <w:lang w:val="en-GB"/>
        </w:rPr>
        <w:t xml:space="preserve">      </w:t>
      </w:r>
      <w:r w:rsidRPr="00897266">
        <w:rPr>
          <w:color w:val="FF0000"/>
          <w:lang w:val="en-GB"/>
        </w:rPr>
        <w:t>string time:bounds = “time_bnds”;</w:t>
      </w:r>
    </w:p>
    <w:p w14:paraId="4C3DB407" w14:textId="7D2F4665" w:rsidR="00C33703" w:rsidRDefault="00C33703" w:rsidP="00C33703">
      <w:pPr>
        <w:rPr>
          <w:lang w:val="en-GB"/>
        </w:rPr>
      </w:pPr>
      <w:r w:rsidRPr="00C33703">
        <w:rPr>
          <w:lang w:val="en-GB"/>
        </w:rPr>
        <w:t xml:space="preserve">      string time:coverage_content_type = "coordinate";</w:t>
      </w:r>
    </w:p>
    <w:p w14:paraId="19AC8F19" w14:textId="32EA94C7" w:rsidR="00897266" w:rsidRDefault="00897266" w:rsidP="00C33703">
      <w:pPr>
        <w:rPr>
          <w:lang w:val="en-GB"/>
        </w:rPr>
      </w:pPr>
    </w:p>
    <w:p w14:paraId="195F2026" w14:textId="459E4E2B" w:rsidR="00897266" w:rsidRPr="00897266" w:rsidRDefault="00897266" w:rsidP="00897266">
      <w:pPr>
        <w:rPr>
          <w:color w:val="FF0000"/>
          <w:lang w:val="en-GB"/>
        </w:rPr>
      </w:pPr>
      <w:r w:rsidRPr="00C33703">
        <w:rPr>
          <w:lang w:val="en-GB"/>
        </w:rPr>
        <w:t xml:space="preserve">    </w:t>
      </w:r>
      <w:r>
        <w:rPr>
          <w:lang w:val="en-GB"/>
        </w:rPr>
        <w:t xml:space="preserve"> </w:t>
      </w:r>
      <w:r w:rsidRPr="00897266">
        <w:rPr>
          <w:color w:val="FF0000"/>
          <w:lang w:val="en-GB"/>
        </w:rPr>
        <w:t>double time_bnds(time, bnds);</w:t>
      </w:r>
    </w:p>
    <w:p w14:paraId="6C5A668A" w14:textId="77777777" w:rsidR="00897266" w:rsidRPr="00C33703" w:rsidRDefault="00897266" w:rsidP="00C33703">
      <w:pPr>
        <w:rPr>
          <w:lang w:val="en-GB"/>
        </w:rPr>
      </w:pPr>
    </w:p>
    <w:p w14:paraId="36829930" w14:textId="77777777" w:rsidR="00C33703" w:rsidRPr="00C33703" w:rsidRDefault="00C33703" w:rsidP="00C33703">
      <w:pPr>
        <w:rPr>
          <w:lang w:val="en-GB"/>
        </w:rPr>
      </w:pPr>
      <w:r w:rsidRPr="00C33703">
        <w:rPr>
          <w:lang w:val="en-GB"/>
        </w:rPr>
        <w:t xml:space="preserve">    </w:t>
      </w:r>
      <w:r>
        <w:rPr>
          <w:lang w:val="en-GB"/>
        </w:rPr>
        <w:t xml:space="preserve"> </w:t>
      </w:r>
      <w:r w:rsidRPr="00C33703">
        <w:rPr>
          <w:lang w:val="en-GB"/>
        </w:rPr>
        <w:t>double location_freshness(time);</w:t>
      </w:r>
    </w:p>
    <w:p w14:paraId="4B3B914A" w14:textId="77777777" w:rsidR="00C33703" w:rsidRPr="00C33703" w:rsidRDefault="00C33703" w:rsidP="00C33703">
      <w:pPr>
        <w:rPr>
          <w:lang w:val="en-GB"/>
        </w:rPr>
      </w:pPr>
      <w:r w:rsidRPr="00C33703">
        <w:rPr>
          <w:lang w:val="en-GB"/>
        </w:rPr>
        <w:t xml:space="preserve">      string location_freshness:long_name = "location_freshness";</w:t>
      </w:r>
    </w:p>
    <w:p w14:paraId="4741AF54" w14:textId="6C65A4C0" w:rsidR="00C33703" w:rsidRPr="00C33703" w:rsidRDefault="00C33703" w:rsidP="00C33703">
      <w:pPr>
        <w:rPr>
          <w:lang w:val="en-GB"/>
        </w:rPr>
      </w:pPr>
      <w:r w:rsidRPr="00C33703">
        <w:rPr>
          <w:lang w:val="en-GB"/>
        </w:rPr>
        <w:t xml:space="preserve">      string location_freshness:comment = "time since last latitude and longitude </w:t>
      </w:r>
      <w:r w:rsidR="00D2180F">
        <w:rPr>
          <w:lang w:val="en-GB"/>
        </w:rPr>
        <w:t>observations</w:t>
      </w:r>
      <w:r w:rsidRPr="00C33703">
        <w:rPr>
          <w:lang w:val="en-GB"/>
        </w:rPr>
        <w:t>";</w:t>
      </w:r>
    </w:p>
    <w:p w14:paraId="3DF0157D" w14:textId="77777777" w:rsidR="00C33703" w:rsidRPr="00C33703" w:rsidRDefault="00C33703" w:rsidP="00C33703">
      <w:pPr>
        <w:rPr>
          <w:lang w:val="en-GB"/>
        </w:rPr>
      </w:pPr>
      <w:r w:rsidRPr="00C33703">
        <w:rPr>
          <w:lang w:val="en-GB"/>
        </w:rPr>
        <w:t xml:space="preserve">      string location_freshness:units = "seconds";</w:t>
      </w:r>
    </w:p>
    <w:p w14:paraId="3E752C6F" w14:textId="027FC437" w:rsidR="00C33703" w:rsidRPr="00C33703" w:rsidRDefault="00C33703" w:rsidP="00C33703">
      <w:pPr>
        <w:rPr>
          <w:lang w:val="en-GB"/>
        </w:rPr>
      </w:pPr>
      <w:r w:rsidRPr="00C33703">
        <w:rPr>
          <w:lang w:val="en-GB"/>
        </w:rPr>
        <w:t xml:space="preserve">      double location_freshness:_FillValue = </w:t>
      </w:r>
      <w:r w:rsidR="006B305A">
        <w:rPr>
          <w:lang w:val="en-GB"/>
        </w:rPr>
        <w:t>NaN;</w:t>
      </w:r>
    </w:p>
    <w:p w14:paraId="303677DD" w14:textId="77777777" w:rsidR="00C33703" w:rsidRPr="00C33703" w:rsidRDefault="00C33703" w:rsidP="00C33703">
      <w:pPr>
        <w:rPr>
          <w:lang w:val="en-GB"/>
        </w:rPr>
      </w:pPr>
      <w:r w:rsidRPr="00C33703">
        <w:rPr>
          <w:lang w:val="en-GB"/>
        </w:rPr>
        <w:t xml:space="preserve">      double location_freshness:valid_max = 86340.0;</w:t>
      </w:r>
    </w:p>
    <w:p w14:paraId="34A13573" w14:textId="77777777" w:rsidR="00C33703" w:rsidRPr="00C33703" w:rsidRDefault="00C33703" w:rsidP="00C33703">
      <w:pPr>
        <w:rPr>
          <w:lang w:val="en-GB"/>
        </w:rPr>
      </w:pPr>
      <w:r w:rsidRPr="00C33703">
        <w:rPr>
          <w:lang w:val="en-GB"/>
        </w:rPr>
        <w:t xml:space="preserve">      double location_freshness:valid_min = 0.0;</w:t>
      </w:r>
    </w:p>
    <w:p w14:paraId="278C404A" w14:textId="77777777" w:rsidR="00C33703" w:rsidRPr="00C33703" w:rsidRDefault="00C33703" w:rsidP="00C33703">
      <w:pPr>
        <w:rPr>
          <w:lang w:val="en-GB"/>
        </w:rPr>
      </w:pPr>
      <w:r w:rsidRPr="00C33703">
        <w:rPr>
          <w:lang w:val="en-GB"/>
        </w:rPr>
        <w:t xml:space="preserve">      string location_freshness:coverage_content_type = "auxiliaryInformation";</w:t>
      </w:r>
    </w:p>
    <w:p w14:paraId="4A8B239C" w14:textId="77777777" w:rsidR="00C33703" w:rsidRPr="00C33703" w:rsidRDefault="00C33703" w:rsidP="00C33703">
      <w:pPr>
        <w:rPr>
          <w:lang w:val="en-GB"/>
        </w:rPr>
      </w:pPr>
    </w:p>
    <w:p w14:paraId="56E1F183" w14:textId="77777777" w:rsidR="00C33703" w:rsidRPr="00C33703" w:rsidRDefault="00C33703" w:rsidP="00C33703">
      <w:pPr>
        <w:rPr>
          <w:lang w:val="en-GB"/>
        </w:rPr>
      </w:pPr>
      <w:r w:rsidRPr="00C33703">
        <w:rPr>
          <w:lang w:val="en-GB"/>
        </w:rPr>
        <w:t xml:space="preserve">    </w:t>
      </w:r>
      <w:r>
        <w:rPr>
          <w:lang w:val="en-GB"/>
        </w:rPr>
        <w:t xml:space="preserve"> </w:t>
      </w:r>
      <w:r w:rsidRPr="00C33703">
        <w:rPr>
          <w:lang w:val="en-GB"/>
        </w:rPr>
        <w:t>double longitude(time);</w:t>
      </w:r>
    </w:p>
    <w:p w14:paraId="34FB0043" w14:textId="77777777" w:rsidR="00C33703" w:rsidRPr="00C33703" w:rsidRDefault="00C33703" w:rsidP="00C33703">
      <w:pPr>
        <w:rPr>
          <w:lang w:val="en-GB"/>
        </w:rPr>
      </w:pPr>
      <w:r w:rsidRPr="00C33703">
        <w:rPr>
          <w:lang w:val="en-GB"/>
        </w:rPr>
        <w:t xml:space="preserve">      string longitude:long_name = "estimated longitude";</w:t>
      </w:r>
    </w:p>
    <w:p w14:paraId="1C45E3BB" w14:textId="77777777" w:rsidR="00C33703" w:rsidRPr="00C33703" w:rsidRDefault="00C33703" w:rsidP="00C33703">
      <w:pPr>
        <w:rPr>
          <w:lang w:val="en-GB"/>
        </w:rPr>
      </w:pPr>
      <w:r w:rsidRPr="00C33703">
        <w:rPr>
          <w:lang w:val="en-GB"/>
        </w:rPr>
        <w:t xml:space="preserve">      string longitude:standard_name = "longitude";</w:t>
      </w:r>
    </w:p>
    <w:p w14:paraId="403E4B29" w14:textId="77777777" w:rsidR="00C33703" w:rsidRPr="00C33703" w:rsidRDefault="00C33703" w:rsidP="00C33703">
      <w:pPr>
        <w:rPr>
          <w:lang w:val="en-GB"/>
        </w:rPr>
      </w:pPr>
      <w:r w:rsidRPr="00C33703">
        <w:rPr>
          <w:lang w:val="en-GB"/>
        </w:rPr>
        <w:t xml:space="preserve">      string longitude:units = "degrees_east";      </w:t>
      </w:r>
    </w:p>
    <w:p w14:paraId="30D62FA6" w14:textId="77777777" w:rsidR="00C33703" w:rsidRPr="00C33703" w:rsidRDefault="00C33703" w:rsidP="00C33703">
      <w:pPr>
        <w:rPr>
          <w:lang w:val="en-GB"/>
        </w:rPr>
      </w:pPr>
      <w:r w:rsidRPr="00C33703">
        <w:rPr>
          <w:lang w:val="en-GB"/>
        </w:rPr>
        <w:t xml:space="preserve">      string longitude:axis = "X";</w:t>
      </w:r>
    </w:p>
    <w:p w14:paraId="23EEBF49" w14:textId="11EF7D6B" w:rsidR="00C33703" w:rsidRPr="00C33703" w:rsidRDefault="00C33703" w:rsidP="00C33703">
      <w:pPr>
        <w:rPr>
          <w:lang w:val="en-GB"/>
        </w:rPr>
      </w:pPr>
      <w:r w:rsidRPr="00C33703">
        <w:rPr>
          <w:lang w:val="en-GB"/>
        </w:rPr>
        <w:t xml:space="preserve">      double longitude:_FillValue = </w:t>
      </w:r>
      <w:r w:rsidR="006B305A">
        <w:rPr>
          <w:lang w:val="en-GB"/>
        </w:rPr>
        <w:t>NaN;</w:t>
      </w:r>
    </w:p>
    <w:p w14:paraId="192D0E0B" w14:textId="77777777" w:rsidR="00C33703" w:rsidRPr="00C33703" w:rsidRDefault="00C33703" w:rsidP="00C33703">
      <w:pPr>
        <w:rPr>
          <w:lang w:val="en-GB"/>
        </w:rPr>
      </w:pPr>
      <w:r w:rsidRPr="00C33703">
        <w:rPr>
          <w:lang w:val="en-GB"/>
        </w:rPr>
        <w:t xml:space="preserve">      double longitude:valid_max = -118.48636166666667;</w:t>
      </w:r>
    </w:p>
    <w:p w14:paraId="70806A26" w14:textId="1F548B8B" w:rsidR="00C33703" w:rsidRDefault="00C33703" w:rsidP="00C33703">
      <w:pPr>
        <w:rPr>
          <w:lang w:val="en-GB"/>
        </w:rPr>
      </w:pPr>
      <w:r w:rsidRPr="00C33703">
        <w:rPr>
          <w:lang w:val="en-GB"/>
        </w:rPr>
        <w:t xml:space="preserve">      double longitude:valid_min = -127.43765333333333;</w:t>
      </w:r>
    </w:p>
    <w:p w14:paraId="097A28EB" w14:textId="1D8B106B" w:rsidR="00116C31" w:rsidRPr="00C33703" w:rsidRDefault="00116C31" w:rsidP="00C33703">
      <w:pPr>
        <w:rPr>
          <w:lang w:val="en-GB"/>
        </w:rPr>
      </w:pPr>
      <w:r w:rsidRPr="00116C31">
        <w:rPr>
          <w:lang w:val="en-GB"/>
        </w:rPr>
        <w:t xml:space="preserve">      </w:t>
      </w:r>
      <w:r w:rsidRPr="00A6419E">
        <w:rPr>
          <w:color w:val="FF0000"/>
          <w:lang w:val="en-GB"/>
        </w:rPr>
        <w:t>string longitude:ancillary_variables = "longitude_uncertainty";</w:t>
      </w:r>
    </w:p>
    <w:p w14:paraId="09752FD1" w14:textId="77777777" w:rsidR="00C33703" w:rsidRPr="00C33703" w:rsidRDefault="00C33703" w:rsidP="00C33703">
      <w:pPr>
        <w:rPr>
          <w:lang w:val="en-GB"/>
        </w:rPr>
      </w:pPr>
      <w:r w:rsidRPr="00C33703">
        <w:rPr>
          <w:lang w:val="en-GB"/>
        </w:rPr>
        <w:lastRenderedPageBreak/>
        <w:t xml:space="preserve">      string longitude:coverage_content_type = "coordinate";</w:t>
      </w:r>
    </w:p>
    <w:p w14:paraId="6FB809B7" w14:textId="77777777" w:rsidR="00C33703" w:rsidRPr="00C33703" w:rsidRDefault="00C33703" w:rsidP="00C33703">
      <w:pPr>
        <w:rPr>
          <w:lang w:val="en-GB"/>
        </w:rPr>
      </w:pPr>
      <w:r w:rsidRPr="00C33703">
        <w:rPr>
          <w:lang w:val="en-GB"/>
        </w:rPr>
        <w:t xml:space="preserve">      </w:t>
      </w:r>
    </w:p>
    <w:p w14:paraId="02599271" w14:textId="77777777" w:rsidR="00C33703" w:rsidRPr="00C33703" w:rsidRDefault="00C33703" w:rsidP="00C33703">
      <w:pPr>
        <w:rPr>
          <w:lang w:val="en-GB"/>
        </w:rPr>
      </w:pPr>
      <w:r w:rsidRPr="00C33703">
        <w:rPr>
          <w:lang w:val="en-GB"/>
        </w:rPr>
        <w:t xml:space="preserve">     </w:t>
      </w:r>
      <w:r>
        <w:rPr>
          <w:lang w:val="en-GB"/>
        </w:rPr>
        <w:t xml:space="preserve"> </w:t>
      </w:r>
      <w:r w:rsidRPr="00C33703">
        <w:rPr>
          <w:lang w:val="en-GB"/>
        </w:rPr>
        <w:t>double longitude_uncertainty(time);</w:t>
      </w:r>
    </w:p>
    <w:p w14:paraId="4153AE53" w14:textId="51F9D74B" w:rsidR="00C33703" w:rsidRDefault="00C33703" w:rsidP="00C33703">
      <w:pPr>
        <w:rPr>
          <w:lang w:val="en-GB"/>
        </w:rPr>
      </w:pPr>
      <w:r w:rsidRPr="00C33703">
        <w:rPr>
          <w:lang w:val="en-GB"/>
        </w:rPr>
        <w:t xml:space="preserve">      string longitude_uncertainty:long_name = "derived uncertainty around longitude estimate";</w:t>
      </w:r>
    </w:p>
    <w:p w14:paraId="78C52F76" w14:textId="3C55C483" w:rsidR="00116C31" w:rsidRPr="00C33703" w:rsidRDefault="00116C31" w:rsidP="00C33703">
      <w:pPr>
        <w:rPr>
          <w:lang w:val="en-GB"/>
        </w:rPr>
      </w:pPr>
      <w:r w:rsidRPr="00116C31">
        <w:rPr>
          <w:lang w:val="en-GB"/>
        </w:rPr>
        <w:t xml:space="preserve">      </w:t>
      </w:r>
      <w:r w:rsidRPr="00A6419E">
        <w:rPr>
          <w:color w:val="FF0000"/>
          <w:lang w:val="en-GB"/>
        </w:rPr>
        <w:t>string longitude_uncertainty:standard_name = "longitude standard_error";</w:t>
      </w:r>
    </w:p>
    <w:p w14:paraId="4253859D" w14:textId="34B5A77C" w:rsidR="00C33703" w:rsidRPr="00C33703" w:rsidRDefault="00C33703" w:rsidP="00C33703">
      <w:pPr>
        <w:rPr>
          <w:lang w:val="en-GB"/>
        </w:rPr>
      </w:pPr>
      <w:r w:rsidRPr="00C33703">
        <w:rPr>
          <w:lang w:val="en-GB"/>
        </w:rPr>
        <w:t xml:space="preserve">      string longitude_uncertainty:units = "degrees";</w:t>
      </w:r>
    </w:p>
    <w:p w14:paraId="1939B240" w14:textId="5E3DAA97" w:rsidR="00C33703" w:rsidRPr="00C33703" w:rsidRDefault="00C33703" w:rsidP="00C33703">
      <w:pPr>
        <w:rPr>
          <w:lang w:val="en-GB"/>
        </w:rPr>
      </w:pPr>
      <w:r w:rsidRPr="00C33703">
        <w:rPr>
          <w:lang w:val="en-GB"/>
        </w:rPr>
        <w:t xml:space="preserve">      double longitude_uncertainty:_FillValue = </w:t>
      </w:r>
      <w:r w:rsidR="006B305A">
        <w:rPr>
          <w:lang w:val="en-GB"/>
        </w:rPr>
        <w:t>NaN;</w:t>
      </w:r>
    </w:p>
    <w:p w14:paraId="55780F66" w14:textId="77777777" w:rsidR="00C33703" w:rsidRPr="00C33703" w:rsidRDefault="00C33703" w:rsidP="00C33703">
      <w:pPr>
        <w:rPr>
          <w:lang w:val="en-GB"/>
        </w:rPr>
      </w:pPr>
      <w:r w:rsidRPr="00C33703">
        <w:rPr>
          <w:lang w:val="en-GB"/>
        </w:rPr>
        <w:t xml:space="preserve">      double longitude_uncertainty:valid_max = 0.05;</w:t>
      </w:r>
    </w:p>
    <w:p w14:paraId="79F3A733" w14:textId="77777777" w:rsidR="00C33703" w:rsidRPr="00C33703" w:rsidRDefault="00C33703" w:rsidP="00C33703">
      <w:pPr>
        <w:rPr>
          <w:lang w:val="en-GB"/>
        </w:rPr>
      </w:pPr>
      <w:r w:rsidRPr="00C33703">
        <w:rPr>
          <w:lang w:val="en-GB"/>
        </w:rPr>
        <w:t xml:space="preserve">      double longitude_uncertainty:valid_min = 0.01;</w:t>
      </w:r>
    </w:p>
    <w:p w14:paraId="136245FE" w14:textId="77777777" w:rsidR="00C33703" w:rsidRPr="00C33703" w:rsidRDefault="00C33703" w:rsidP="00C33703">
      <w:pPr>
        <w:rPr>
          <w:lang w:val="en-GB"/>
        </w:rPr>
      </w:pPr>
      <w:r w:rsidRPr="00C33703">
        <w:rPr>
          <w:lang w:val="en-GB"/>
        </w:rPr>
        <w:t xml:space="preserve">      string longitude_uncertainty:coverage_content_type = "qualityInformation";    </w:t>
      </w:r>
    </w:p>
    <w:p w14:paraId="3C23DB7E" w14:textId="77777777" w:rsidR="00C33703" w:rsidRPr="00C33703" w:rsidRDefault="00C33703" w:rsidP="00C33703">
      <w:pPr>
        <w:rPr>
          <w:lang w:val="en-GB"/>
        </w:rPr>
      </w:pPr>
    </w:p>
    <w:p w14:paraId="46A84FC8" w14:textId="77777777" w:rsidR="00C33703" w:rsidRPr="00C33703" w:rsidRDefault="00C33703" w:rsidP="00C33703">
      <w:pPr>
        <w:rPr>
          <w:lang w:val="en-GB"/>
        </w:rPr>
      </w:pPr>
      <w:r w:rsidRPr="00C33703">
        <w:rPr>
          <w:lang w:val="en-GB"/>
        </w:rPr>
        <w:t xml:space="preserve">    </w:t>
      </w:r>
      <w:r>
        <w:rPr>
          <w:lang w:val="en-GB"/>
        </w:rPr>
        <w:t xml:space="preserve"> </w:t>
      </w:r>
      <w:r w:rsidRPr="00C33703">
        <w:rPr>
          <w:lang w:val="en-GB"/>
        </w:rPr>
        <w:t>double latitude(time);</w:t>
      </w:r>
    </w:p>
    <w:p w14:paraId="420991C9" w14:textId="77777777" w:rsidR="00C33703" w:rsidRPr="00C33703" w:rsidRDefault="00C33703" w:rsidP="00C33703">
      <w:pPr>
        <w:rPr>
          <w:lang w:val="en-GB"/>
        </w:rPr>
      </w:pPr>
      <w:r w:rsidRPr="00C33703">
        <w:rPr>
          <w:lang w:val="en-GB"/>
        </w:rPr>
        <w:t xml:space="preserve">      string latitude:long_name = "estimated latitude";</w:t>
      </w:r>
    </w:p>
    <w:p w14:paraId="042A959A" w14:textId="77777777" w:rsidR="00C33703" w:rsidRPr="00C33703" w:rsidRDefault="00C33703" w:rsidP="00C33703">
      <w:pPr>
        <w:rPr>
          <w:lang w:val="en-GB"/>
        </w:rPr>
      </w:pPr>
      <w:r w:rsidRPr="00C33703">
        <w:rPr>
          <w:lang w:val="en-GB"/>
        </w:rPr>
        <w:t xml:space="preserve">      string latitude:standard_name = "latitude";</w:t>
      </w:r>
    </w:p>
    <w:p w14:paraId="70B9F6A8" w14:textId="77777777" w:rsidR="00C33703" w:rsidRPr="00C33703" w:rsidRDefault="00C33703" w:rsidP="00C33703">
      <w:pPr>
        <w:rPr>
          <w:lang w:val="en-GB"/>
        </w:rPr>
      </w:pPr>
      <w:r w:rsidRPr="00C33703">
        <w:rPr>
          <w:lang w:val="en-GB"/>
        </w:rPr>
        <w:t xml:space="preserve">      string latitude:units = "degrees_north";  </w:t>
      </w:r>
    </w:p>
    <w:p w14:paraId="29387056" w14:textId="77777777" w:rsidR="00C33703" w:rsidRPr="00C33703" w:rsidRDefault="00C33703" w:rsidP="00C33703">
      <w:pPr>
        <w:rPr>
          <w:lang w:val="en-GB"/>
        </w:rPr>
      </w:pPr>
      <w:r w:rsidRPr="00C33703">
        <w:rPr>
          <w:lang w:val="en-GB"/>
        </w:rPr>
        <w:t xml:space="preserve">      string latitude:axis = "Y";      </w:t>
      </w:r>
    </w:p>
    <w:p w14:paraId="753A5CE5" w14:textId="541132B3" w:rsidR="00C33703" w:rsidRPr="00C33703" w:rsidRDefault="00C33703" w:rsidP="00C33703">
      <w:pPr>
        <w:rPr>
          <w:lang w:val="en-GB"/>
        </w:rPr>
      </w:pPr>
      <w:r w:rsidRPr="00C33703">
        <w:rPr>
          <w:lang w:val="en-GB"/>
        </w:rPr>
        <w:t xml:space="preserve">      double latitude:_FillValue = NaN</w:t>
      </w:r>
      <w:r w:rsidR="006B305A">
        <w:rPr>
          <w:lang w:val="en-GB"/>
        </w:rPr>
        <w:t>;</w:t>
      </w:r>
    </w:p>
    <w:p w14:paraId="5B0AAC3C" w14:textId="77777777" w:rsidR="00C33703" w:rsidRPr="00C33703" w:rsidRDefault="00C33703" w:rsidP="00C33703">
      <w:pPr>
        <w:rPr>
          <w:lang w:val="en-GB"/>
        </w:rPr>
      </w:pPr>
      <w:r w:rsidRPr="00C33703">
        <w:rPr>
          <w:lang w:val="en-GB"/>
        </w:rPr>
        <w:t xml:space="preserve">      double latitude:valid_max = 30.639526666666665;</w:t>
      </w:r>
    </w:p>
    <w:p w14:paraId="437E5B21" w14:textId="4CE22125" w:rsidR="00C33703" w:rsidRDefault="00C33703" w:rsidP="00C33703">
      <w:pPr>
        <w:rPr>
          <w:lang w:val="en-GB"/>
        </w:rPr>
      </w:pPr>
      <w:r w:rsidRPr="00C33703">
        <w:rPr>
          <w:lang w:val="en-GB"/>
        </w:rPr>
        <w:t xml:space="preserve">      double latitude:valid_min = 9.908965;</w:t>
      </w:r>
    </w:p>
    <w:p w14:paraId="1A1E6C06" w14:textId="79C8B6CC" w:rsidR="00116C31" w:rsidRPr="00C33703" w:rsidRDefault="00116C31" w:rsidP="00C33703">
      <w:pPr>
        <w:rPr>
          <w:lang w:val="en-GB"/>
        </w:rPr>
      </w:pPr>
      <w:r w:rsidRPr="00116C31">
        <w:rPr>
          <w:lang w:val="en-GB"/>
        </w:rPr>
        <w:t xml:space="preserve">   </w:t>
      </w:r>
      <w:r>
        <w:rPr>
          <w:lang w:val="en-GB"/>
        </w:rPr>
        <w:t xml:space="preserve">   </w:t>
      </w:r>
      <w:r w:rsidRPr="00A6419E">
        <w:rPr>
          <w:color w:val="FF0000"/>
          <w:lang w:val="en-GB"/>
        </w:rPr>
        <w:t>string latitude:ancillary_variables = "latitude_uncertainty";</w:t>
      </w:r>
    </w:p>
    <w:p w14:paraId="617AD8F4" w14:textId="77777777" w:rsidR="00C33703" w:rsidRPr="00C33703" w:rsidRDefault="00C33703" w:rsidP="00C33703">
      <w:pPr>
        <w:rPr>
          <w:lang w:val="en-GB"/>
        </w:rPr>
      </w:pPr>
      <w:r w:rsidRPr="00C33703">
        <w:rPr>
          <w:lang w:val="en-GB"/>
        </w:rPr>
        <w:t xml:space="preserve">      string latitude:coverage_content_type = "coordinate";</w:t>
      </w:r>
    </w:p>
    <w:p w14:paraId="40E1EBEC" w14:textId="77777777" w:rsidR="00C33703" w:rsidRPr="00C33703" w:rsidRDefault="00C33703" w:rsidP="00C33703">
      <w:pPr>
        <w:rPr>
          <w:lang w:val="en-GB"/>
        </w:rPr>
      </w:pPr>
      <w:r w:rsidRPr="00C33703">
        <w:rPr>
          <w:lang w:val="en-GB"/>
        </w:rPr>
        <w:t xml:space="preserve">      </w:t>
      </w:r>
    </w:p>
    <w:p w14:paraId="36248A10" w14:textId="77777777" w:rsidR="00C33703" w:rsidRPr="00C33703" w:rsidRDefault="00C33703" w:rsidP="00C33703">
      <w:pPr>
        <w:rPr>
          <w:lang w:val="en-GB"/>
        </w:rPr>
      </w:pPr>
      <w:r w:rsidRPr="00C33703">
        <w:rPr>
          <w:lang w:val="en-GB"/>
        </w:rPr>
        <w:t xml:space="preserve">    </w:t>
      </w:r>
      <w:r>
        <w:rPr>
          <w:lang w:val="en-GB"/>
        </w:rPr>
        <w:t xml:space="preserve"> </w:t>
      </w:r>
      <w:r w:rsidRPr="00C33703">
        <w:rPr>
          <w:lang w:val="en-GB"/>
        </w:rPr>
        <w:t>double latitude_uncertainty(time);</w:t>
      </w:r>
    </w:p>
    <w:p w14:paraId="32D14CAC" w14:textId="28DAE587" w:rsidR="00C33703" w:rsidRDefault="00C33703" w:rsidP="00C33703">
      <w:pPr>
        <w:rPr>
          <w:lang w:val="en-GB"/>
        </w:rPr>
      </w:pPr>
      <w:r w:rsidRPr="00C33703">
        <w:rPr>
          <w:lang w:val="en-GB"/>
        </w:rPr>
        <w:t xml:space="preserve">      string latitude_uncertainty:long_name = "derived uncertainty around latitude estimate";</w:t>
      </w:r>
    </w:p>
    <w:p w14:paraId="70A43432" w14:textId="2EC3E7F1" w:rsidR="00116C31" w:rsidRPr="00A6419E" w:rsidRDefault="00116C31" w:rsidP="00C33703">
      <w:pPr>
        <w:rPr>
          <w:color w:val="FF0000"/>
          <w:lang w:val="en-GB"/>
        </w:rPr>
      </w:pPr>
      <w:r w:rsidRPr="00116C31">
        <w:rPr>
          <w:lang w:val="en-GB"/>
        </w:rPr>
        <w:t xml:space="preserve">   </w:t>
      </w:r>
      <w:r>
        <w:rPr>
          <w:lang w:val="en-GB"/>
        </w:rPr>
        <w:t xml:space="preserve">   </w:t>
      </w:r>
      <w:r w:rsidRPr="00A6419E">
        <w:rPr>
          <w:color w:val="FF0000"/>
          <w:lang w:val="en-GB"/>
        </w:rPr>
        <w:t>string latitude_uncertainty:standard_name = "latitude standard_error";</w:t>
      </w:r>
    </w:p>
    <w:p w14:paraId="2277398E" w14:textId="6D887C6F" w:rsidR="00C33703" w:rsidRPr="00C33703" w:rsidRDefault="00C33703" w:rsidP="00C33703">
      <w:pPr>
        <w:rPr>
          <w:lang w:val="en-GB"/>
        </w:rPr>
      </w:pPr>
      <w:r w:rsidRPr="00C33703">
        <w:rPr>
          <w:lang w:val="en-GB"/>
        </w:rPr>
        <w:t xml:space="preserve">      string latitude_uncertainty:units = "degrees";     </w:t>
      </w:r>
    </w:p>
    <w:p w14:paraId="52E7B29C" w14:textId="1982E2C4" w:rsidR="00C33703" w:rsidRPr="00C33703" w:rsidRDefault="00C33703" w:rsidP="00C33703">
      <w:pPr>
        <w:rPr>
          <w:lang w:val="en-GB"/>
        </w:rPr>
      </w:pPr>
      <w:r w:rsidRPr="00C33703">
        <w:rPr>
          <w:lang w:val="en-GB"/>
        </w:rPr>
        <w:t xml:space="preserve">      double latitude_uncertainty:_FillValue = </w:t>
      </w:r>
      <w:r w:rsidR="006B305A">
        <w:rPr>
          <w:lang w:val="en-GB"/>
        </w:rPr>
        <w:t>NaN;</w:t>
      </w:r>
      <w:r w:rsidRPr="00C33703">
        <w:rPr>
          <w:lang w:val="en-GB"/>
        </w:rPr>
        <w:t xml:space="preserve">      </w:t>
      </w:r>
    </w:p>
    <w:p w14:paraId="1DBBE317" w14:textId="77777777" w:rsidR="00C33703" w:rsidRPr="00C33703" w:rsidRDefault="00C33703" w:rsidP="00C33703">
      <w:pPr>
        <w:rPr>
          <w:lang w:val="en-GB"/>
        </w:rPr>
      </w:pPr>
      <w:r w:rsidRPr="00C33703">
        <w:rPr>
          <w:lang w:val="en-GB"/>
        </w:rPr>
        <w:t xml:space="preserve">      double latitude_uncertainty:valid_max = 0.05;</w:t>
      </w:r>
    </w:p>
    <w:p w14:paraId="4C03A9B8" w14:textId="77777777" w:rsidR="00C33703" w:rsidRPr="00C33703" w:rsidRDefault="00C33703" w:rsidP="00C33703">
      <w:pPr>
        <w:rPr>
          <w:lang w:val="en-GB"/>
        </w:rPr>
      </w:pPr>
      <w:r w:rsidRPr="00C33703">
        <w:rPr>
          <w:lang w:val="en-GB"/>
        </w:rPr>
        <w:t xml:space="preserve">      double latitude_uncertainty:valid_min = 0.01;</w:t>
      </w:r>
    </w:p>
    <w:p w14:paraId="4392D2CF" w14:textId="77777777" w:rsidR="00C33703" w:rsidRPr="00C33703" w:rsidRDefault="00C33703" w:rsidP="00C33703">
      <w:pPr>
        <w:rPr>
          <w:lang w:val="en-GB"/>
        </w:rPr>
      </w:pPr>
      <w:r w:rsidRPr="00C33703">
        <w:rPr>
          <w:lang w:val="en-GB"/>
        </w:rPr>
        <w:t xml:space="preserve">      string latitude_uncertainty:coverage_content_type = "qualityInformation";</w:t>
      </w:r>
    </w:p>
    <w:p w14:paraId="72AE164E" w14:textId="77777777" w:rsidR="00C33703" w:rsidRPr="00C33703" w:rsidRDefault="00C33703" w:rsidP="00C33703">
      <w:pPr>
        <w:rPr>
          <w:lang w:val="en-GB"/>
        </w:rPr>
      </w:pPr>
      <w:r w:rsidRPr="00C33703">
        <w:rPr>
          <w:lang w:val="en-GB"/>
        </w:rPr>
        <w:t xml:space="preserve">      </w:t>
      </w:r>
    </w:p>
    <w:p w14:paraId="1B9A96A3" w14:textId="71C21271" w:rsidR="00C33703" w:rsidRPr="00C33703" w:rsidRDefault="00C33703" w:rsidP="00C33703">
      <w:pPr>
        <w:rPr>
          <w:lang w:val="en-GB"/>
        </w:rPr>
      </w:pPr>
      <w:r w:rsidRPr="00C33703">
        <w:rPr>
          <w:lang w:val="en-GB"/>
        </w:rPr>
        <w:t xml:space="preserve">     </w:t>
      </w:r>
      <w:r>
        <w:rPr>
          <w:lang w:val="en-GB"/>
        </w:rPr>
        <w:t xml:space="preserve"> </w:t>
      </w:r>
      <w:r w:rsidRPr="00C33703">
        <w:rPr>
          <w:lang w:val="en-GB"/>
        </w:rPr>
        <w:t>double depth</w:t>
      </w:r>
      <w:r w:rsidR="008D4327" w:rsidRPr="00C33703">
        <w:rPr>
          <w:lang w:val="en-GB"/>
        </w:rPr>
        <w:t xml:space="preserve"> </w:t>
      </w:r>
      <w:r w:rsidRPr="00C33703">
        <w:rPr>
          <w:lang w:val="en-GB"/>
        </w:rPr>
        <w:t>(bins</w:t>
      </w:r>
      <w:r w:rsidR="003D64AA">
        <w:rPr>
          <w:lang w:val="en-GB"/>
        </w:rPr>
        <w:t>_freq</w:t>
      </w:r>
      <w:r w:rsidRPr="00C33703">
        <w:rPr>
          <w:lang w:val="en-GB"/>
        </w:rPr>
        <w:t>);</w:t>
      </w:r>
    </w:p>
    <w:p w14:paraId="1491BF10" w14:textId="1A2E6E61" w:rsidR="00C33703" w:rsidRPr="00C33703" w:rsidRDefault="00C33703" w:rsidP="00C33703">
      <w:pPr>
        <w:rPr>
          <w:lang w:val="en-GB"/>
        </w:rPr>
      </w:pPr>
      <w:r w:rsidRPr="00C33703">
        <w:rPr>
          <w:lang w:val="en-GB"/>
        </w:rPr>
        <w:t xml:space="preserve">      string </w:t>
      </w:r>
      <w:r w:rsidR="004F0E8D" w:rsidRPr="00C33703">
        <w:rPr>
          <w:lang w:val="en-GB"/>
        </w:rPr>
        <w:t>depth</w:t>
      </w:r>
      <w:r w:rsidRPr="00C33703">
        <w:rPr>
          <w:lang w:val="en-GB"/>
        </w:rPr>
        <w:t>:long_name = "depth interval lower bound";</w:t>
      </w:r>
    </w:p>
    <w:p w14:paraId="365B861B" w14:textId="55C2A10E" w:rsidR="00C33703" w:rsidRPr="00C33703" w:rsidRDefault="00C33703" w:rsidP="00C33703">
      <w:pPr>
        <w:rPr>
          <w:lang w:val="en-GB"/>
        </w:rPr>
      </w:pPr>
      <w:r w:rsidRPr="00C33703">
        <w:rPr>
          <w:lang w:val="en-GB"/>
        </w:rPr>
        <w:t xml:space="preserve">      string </w:t>
      </w:r>
      <w:r w:rsidR="004F0E8D" w:rsidRPr="00C33703">
        <w:rPr>
          <w:lang w:val="en-GB"/>
        </w:rPr>
        <w:t>depth</w:t>
      </w:r>
      <w:r w:rsidRPr="00C33703">
        <w:rPr>
          <w:lang w:val="en-GB"/>
        </w:rPr>
        <w:t>:standard_name = "depth";</w:t>
      </w:r>
    </w:p>
    <w:p w14:paraId="7034839C" w14:textId="108F759D" w:rsidR="00C33703" w:rsidRPr="00C33703" w:rsidRDefault="00C33703" w:rsidP="00C33703">
      <w:pPr>
        <w:rPr>
          <w:lang w:val="en-GB"/>
        </w:rPr>
      </w:pPr>
      <w:r w:rsidRPr="00C33703">
        <w:rPr>
          <w:lang w:val="en-GB"/>
        </w:rPr>
        <w:t xml:space="preserve">      string </w:t>
      </w:r>
      <w:r w:rsidR="004F0E8D" w:rsidRPr="00C33703">
        <w:rPr>
          <w:lang w:val="en-GB"/>
        </w:rPr>
        <w:t>depth</w:t>
      </w:r>
      <w:r w:rsidRPr="00C33703">
        <w:rPr>
          <w:lang w:val="en-GB"/>
        </w:rPr>
        <w:t xml:space="preserve">:units = "m";  </w:t>
      </w:r>
    </w:p>
    <w:p w14:paraId="29A9F4A7" w14:textId="32AAF367" w:rsidR="00C33703" w:rsidRPr="00C33703" w:rsidRDefault="00C33703" w:rsidP="00C33703">
      <w:pPr>
        <w:rPr>
          <w:lang w:val="en-GB"/>
        </w:rPr>
      </w:pPr>
      <w:r w:rsidRPr="00C33703">
        <w:rPr>
          <w:lang w:val="en-GB"/>
        </w:rPr>
        <w:t xml:space="preserve">      string </w:t>
      </w:r>
      <w:r w:rsidR="004F0E8D" w:rsidRPr="00C33703">
        <w:rPr>
          <w:lang w:val="en-GB"/>
        </w:rPr>
        <w:t>depth</w:t>
      </w:r>
      <w:r w:rsidRPr="00C33703">
        <w:rPr>
          <w:lang w:val="en-GB"/>
        </w:rPr>
        <w:t xml:space="preserve">:axis = "Z"; </w:t>
      </w:r>
    </w:p>
    <w:p w14:paraId="781B839B" w14:textId="2E61BFBB" w:rsidR="00C33703" w:rsidRPr="00C33703" w:rsidRDefault="00C33703" w:rsidP="00C33703">
      <w:pPr>
        <w:rPr>
          <w:lang w:val="en-GB"/>
        </w:rPr>
      </w:pPr>
      <w:r w:rsidRPr="00C33703">
        <w:rPr>
          <w:lang w:val="en-GB"/>
        </w:rPr>
        <w:t xml:space="preserve">      string </w:t>
      </w:r>
      <w:r w:rsidR="004F0E8D" w:rsidRPr="00C33703">
        <w:rPr>
          <w:lang w:val="en-GB"/>
        </w:rPr>
        <w:t>depth</w:t>
      </w:r>
      <w:r w:rsidRPr="00C33703">
        <w:rPr>
          <w:lang w:val="en-GB"/>
        </w:rPr>
        <w:t>:positive = "down";</w:t>
      </w:r>
    </w:p>
    <w:p w14:paraId="2FF49A68" w14:textId="67B4E3B4" w:rsidR="00C33703" w:rsidRPr="00C33703" w:rsidRDefault="00C33703" w:rsidP="00C33703">
      <w:pPr>
        <w:rPr>
          <w:lang w:val="en-GB"/>
        </w:rPr>
      </w:pPr>
      <w:r w:rsidRPr="00C33703">
        <w:rPr>
          <w:lang w:val="en-GB"/>
        </w:rPr>
        <w:t xml:space="preserve">      double </w:t>
      </w:r>
      <w:r w:rsidR="004F0E8D" w:rsidRPr="00C33703">
        <w:rPr>
          <w:lang w:val="en-GB"/>
        </w:rPr>
        <w:t>depth</w:t>
      </w:r>
      <w:r w:rsidRPr="00C33703">
        <w:rPr>
          <w:lang w:val="en-GB"/>
        </w:rPr>
        <w:t xml:space="preserve">:valid_max = </w:t>
      </w:r>
      <w:r w:rsidR="00852B46">
        <w:rPr>
          <w:lang w:val="en-GB"/>
        </w:rPr>
        <w:t>5</w:t>
      </w:r>
      <w:r w:rsidR="003D64AA">
        <w:rPr>
          <w:lang w:val="en-GB"/>
        </w:rPr>
        <w:t>00.000</w:t>
      </w:r>
      <w:r w:rsidRPr="00C33703">
        <w:rPr>
          <w:lang w:val="en-GB"/>
        </w:rPr>
        <w:t>;</w:t>
      </w:r>
    </w:p>
    <w:p w14:paraId="3250E686" w14:textId="6E0C86F2" w:rsidR="008D4327" w:rsidRDefault="00C33703" w:rsidP="00C33703">
      <w:pPr>
        <w:rPr>
          <w:lang w:val="en-GB"/>
        </w:rPr>
      </w:pPr>
      <w:r w:rsidRPr="00C33703">
        <w:rPr>
          <w:lang w:val="en-GB"/>
        </w:rPr>
        <w:t xml:space="preserve">      double </w:t>
      </w:r>
      <w:r w:rsidR="004F0E8D" w:rsidRPr="00C33703">
        <w:rPr>
          <w:lang w:val="en-GB"/>
        </w:rPr>
        <w:t>depth</w:t>
      </w:r>
      <w:r w:rsidRPr="00C33703">
        <w:rPr>
          <w:lang w:val="en-GB"/>
        </w:rPr>
        <w:t xml:space="preserve">:valid_min = </w:t>
      </w:r>
      <w:r w:rsidR="003D64AA">
        <w:rPr>
          <w:lang w:val="en-GB"/>
        </w:rPr>
        <w:t>0.000</w:t>
      </w:r>
      <w:r w:rsidRPr="00C33703">
        <w:rPr>
          <w:lang w:val="en-GB"/>
        </w:rPr>
        <w:t>;</w:t>
      </w:r>
    </w:p>
    <w:p w14:paraId="71A1E5AD" w14:textId="10B61152" w:rsidR="008D4327" w:rsidRPr="00C33703" w:rsidRDefault="008D4327" w:rsidP="00C33703">
      <w:pPr>
        <w:rPr>
          <w:lang w:val="en-GB"/>
        </w:rPr>
      </w:pPr>
      <w:r>
        <w:rPr>
          <w:color w:val="FF0000"/>
          <w:lang w:val="en-GB"/>
        </w:rPr>
        <w:t xml:space="preserve">      </w:t>
      </w:r>
      <w:r w:rsidRPr="00897266">
        <w:rPr>
          <w:color w:val="FF0000"/>
          <w:lang w:val="en-GB"/>
        </w:rPr>
        <w:t xml:space="preserve">string </w:t>
      </w:r>
      <w:r>
        <w:rPr>
          <w:color w:val="FF0000"/>
          <w:lang w:val="en-GB"/>
        </w:rPr>
        <w:t>depth</w:t>
      </w:r>
      <w:r w:rsidRPr="00897266">
        <w:rPr>
          <w:color w:val="FF0000"/>
          <w:lang w:val="en-GB"/>
        </w:rPr>
        <w:t>:bounds = “</w:t>
      </w:r>
      <w:r>
        <w:rPr>
          <w:color w:val="FF0000"/>
          <w:lang w:val="en-GB"/>
        </w:rPr>
        <w:t>depth</w:t>
      </w:r>
      <w:r w:rsidRPr="00897266">
        <w:rPr>
          <w:color w:val="FF0000"/>
          <w:lang w:val="en-GB"/>
        </w:rPr>
        <w:t>_bnds”;</w:t>
      </w:r>
    </w:p>
    <w:p w14:paraId="4F5E862F" w14:textId="355B85BE" w:rsidR="00C33703" w:rsidRPr="00C33703" w:rsidRDefault="00C33703" w:rsidP="00C33703">
      <w:pPr>
        <w:rPr>
          <w:lang w:val="en-GB"/>
        </w:rPr>
      </w:pPr>
      <w:r w:rsidRPr="00C33703">
        <w:rPr>
          <w:lang w:val="en-GB"/>
        </w:rPr>
        <w:t xml:space="preserve">      string </w:t>
      </w:r>
      <w:r w:rsidR="004F0E8D" w:rsidRPr="00C33703">
        <w:rPr>
          <w:lang w:val="en-GB"/>
        </w:rPr>
        <w:t>depth</w:t>
      </w:r>
      <w:r w:rsidRPr="00C33703">
        <w:rPr>
          <w:lang w:val="en-GB"/>
        </w:rPr>
        <w:t>:coverage_content_type = "coordinate";</w:t>
      </w:r>
    </w:p>
    <w:p w14:paraId="784E96E2" w14:textId="7ACE822A" w:rsidR="00C33703" w:rsidRPr="00C33703" w:rsidRDefault="00C33703" w:rsidP="00C33703">
      <w:pPr>
        <w:rPr>
          <w:lang w:val="en-GB"/>
        </w:rPr>
      </w:pPr>
      <w:r w:rsidRPr="00C33703">
        <w:rPr>
          <w:lang w:val="en-GB"/>
        </w:rPr>
        <w:t xml:space="preserve">      string </w:t>
      </w:r>
      <w:r w:rsidR="004F0E8D" w:rsidRPr="00C33703">
        <w:rPr>
          <w:lang w:val="en-GB"/>
        </w:rPr>
        <w:t>depth</w:t>
      </w:r>
      <w:r w:rsidRPr="00C33703">
        <w:rPr>
          <w:lang w:val="en-GB"/>
        </w:rPr>
        <w:t>:comment = "lower bounds of programmed PAT depth intervals used in transmitted daily summary bin-depth data";</w:t>
      </w:r>
    </w:p>
    <w:p w14:paraId="79FF45D2" w14:textId="4A72FB67" w:rsidR="00C33703" w:rsidRDefault="00C33703" w:rsidP="00C33703">
      <w:pPr>
        <w:rPr>
          <w:lang w:val="en-GB"/>
        </w:rPr>
      </w:pPr>
      <w:r w:rsidRPr="00C33703">
        <w:rPr>
          <w:lang w:val="en-GB"/>
        </w:rPr>
        <w:t xml:space="preserve">      </w:t>
      </w:r>
    </w:p>
    <w:p w14:paraId="3C6B59A3" w14:textId="5038EDBF" w:rsidR="008D4327" w:rsidRPr="008D4327" w:rsidRDefault="008D4327" w:rsidP="008D4327">
      <w:pPr>
        <w:rPr>
          <w:color w:val="FF0000"/>
          <w:lang w:val="en-GB"/>
        </w:rPr>
      </w:pPr>
      <w:r w:rsidRPr="008D4327">
        <w:rPr>
          <w:color w:val="FF0000"/>
          <w:lang w:val="en-GB"/>
        </w:rPr>
        <w:t xml:space="preserve">      double depth_bnds (bins_freq</w:t>
      </w:r>
      <w:r w:rsidR="00A6419E">
        <w:rPr>
          <w:color w:val="FF0000"/>
          <w:lang w:val="en-GB"/>
        </w:rPr>
        <w:t>, bnds</w:t>
      </w:r>
      <w:r w:rsidRPr="008D4327">
        <w:rPr>
          <w:color w:val="FF0000"/>
          <w:lang w:val="en-GB"/>
        </w:rPr>
        <w:t>);</w:t>
      </w:r>
    </w:p>
    <w:p w14:paraId="2AE2EDAF" w14:textId="1F223CD8" w:rsidR="008D4327" w:rsidRPr="00C33703" w:rsidRDefault="008D4327" w:rsidP="00C33703">
      <w:pPr>
        <w:rPr>
          <w:lang w:val="en-GB"/>
        </w:rPr>
      </w:pPr>
    </w:p>
    <w:p w14:paraId="512694E1" w14:textId="2BAC812D" w:rsidR="00C33703" w:rsidRPr="00C33703" w:rsidRDefault="00C33703" w:rsidP="00C33703">
      <w:pPr>
        <w:rPr>
          <w:lang w:val="en-GB"/>
        </w:rPr>
      </w:pPr>
      <w:r w:rsidRPr="00C33703">
        <w:rPr>
          <w:lang w:val="en-GB"/>
        </w:rPr>
        <w:t xml:space="preserve">     double temperature</w:t>
      </w:r>
      <w:r w:rsidR="008D4327" w:rsidRPr="00C33703">
        <w:rPr>
          <w:lang w:val="en-GB"/>
        </w:rPr>
        <w:t xml:space="preserve"> </w:t>
      </w:r>
      <w:r w:rsidRPr="00C33703">
        <w:rPr>
          <w:lang w:val="en-GB"/>
        </w:rPr>
        <w:t>(bins</w:t>
      </w:r>
      <w:r w:rsidR="003D64AA">
        <w:rPr>
          <w:lang w:val="en-GB"/>
        </w:rPr>
        <w:t>_freq</w:t>
      </w:r>
      <w:r w:rsidRPr="00C33703">
        <w:rPr>
          <w:lang w:val="en-GB"/>
        </w:rPr>
        <w:t>);</w:t>
      </w:r>
    </w:p>
    <w:p w14:paraId="502A64DD" w14:textId="6CC42E98" w:rsidR="00C33703" w:rsidRPr="00C33703" w:rsidRDefault="00C33703" w:rsidP="00C33703">
      <w:pPr>
        <w:rPr>
          <w:lang w:val="en-GB"/>
        </w:rPr>
      </w:pPr>
      <w:r w:rsidRPr="00C33703">
        <w:rPr>
          <w:lang w:val="en-GB"/>
        </w:rPr>
        <w:t xml:space="preserve">      string </w:t>
      </w:r>
      <w:r w:rsidR="003D64AA" w:rsidRPr="00C33703">
        <w:rPr>
          <w:lang w:val="en-GB"/>
        </w:rPr>
        <w:t>temperature</w:t>
      </w:r>
      <w:r w:rsidRPr="00C33703">
        <w:rPr>
          <w:lang w:val="en-GB"/>
        </w:rPr>
        <w:t>:long_name = "</w:t>
      </w:r>
      <w:r w:rsidR="00B93610" w:rsidRPr="00C33703">
        <w:rPr>
          <w:lang w:val="en-GB"/>
        </w:rPr>
        <w:t>temperature</w:t>
      </w:r>
      <w:r w:rsidRPr="00C33703">
        <w:rPr>
          <w:lang w:val="en-GB"/>
        </w:rPr>
        <w:t xml:space="preserve"> interval lower bound";</w:t>
      </w:r>
    </w:p>
    <w:p w14:paraId="056C460F" w14:textId="235EDCDC" w:rsidR="00C33703" w:rsidRPr="00C33703" w:rsidRDefault="00C33703" w:rsidP="00C33703">
      <w:pPr>
        <w:rPr>
          <w:lang w:val="en-GB"/>
        </w:rPr>
      </w:pPr>
      <w:r w:rsidRPr="00C33703">
        <w:rPr>
          <w:lang w:val="en-GB"/>
        </w:rPr>
        <w:t xml:space="preserve">      string</w:t>
      </w:r>
      <w:r w:rsidR="003D64AA" w:rsidRPr="003D64AA">
        <w:rPr>
          <w:lang w:val="en-GB"/>
        </w:rPr>
        <w:t xml:space="preserve"> </w:t>
      </w:r>
      <w:r w:rsidR="003D64AA" w:rsidRPr="00C33703">
        <w:rPr>
          <w:lang w:val="en-GB"/>
        </w:rPr>
        <w:t>temperature</w:t>
      </w:r>
      <w:r w:rsidRPr="00C33703">
        <w:rPr>
          <w:lang w:val="en-GB"/>
        </w:rPr>
        <w:t>:standard_name = "temperature";</w:t>
      </w:r>
    </w:p>
    <w:p w14:paraId="13A870DC" w14:textId="717B0649" w:rsidR="00C33703" w:rsidRPr="00C33703" w:rsidRDefault="00C33703" w:rsidP="00C33703">
      <w:pPr>
        <w:rPr>
          <w:lang w:val="en-GB"/>
        </w:rPr>
      </w:pPr>
      <w:r w:rsidRPr="00C33703">
        <w:rPr>
          <w:lang w:val="en-GB"/>
        </w:rPr>
        <w:lastRenderedPageBreak/>
        <w:t xml:space="preserve">      </w:t>
      </w:r>
      <w:r w:rsidR="003D64AA">
        <w:rPr>
          <w:lang w:val="en-GB"/>
        </w:rPr>
        <w:t xml:space="preserve">string </w:t>
      </w:r>
      <w:r w:rsidR="003D64AA" w:rsidRPr="00C33703">
        <w:rPr>
          <w:lang w:val="en-GB"/>
        </w:rPr>
        <w:t>temperature</w:t>
      </w:r>
      <w:r w:rsidR="008D4327">
        <w:rPr>
          <w:lang w:val="en-GB"/>
        </w:rPr>
        <w:t>:units = "degrees_C";</w:t>
      </w:r>
    </w:p>
    <w:p w14:paraId="3FFE57CD" w14:textId="4ED0C3F1" w:rsidR="00C33703" w:rsidRPr="00C33703" w:rsidRDefault="00C33703" w:rsidP="00C33703">
      <w:pPr>
        <w:rPr>
          <w:lang w:val="en-GB"/>
        </w:rPr>
      </w:pPr>
      <w:r w:rsidRPr="00C33703">
        <w:rPr>
          <w:lang w:val="en-GB"/>
        </w:rPr>
        <w:t xml:space="preserve">      double</w:t>
      </w:r>
      <w:r w:rsidR="003D64AA" w:rsidRPr="003D64AA">
        <w:rPr>
          <w:lang w:val="en-GB"/>
        </w:rPr>
        <w:t xml:space="preserve"> </w:t>
      </w:r>
      <w:r w:rsidR="003D64AA" w:rsidRPr="00C33703">
        <w:rPr>
          <w:lang w:val="en-GB"/>
        </w:rPr>
        <w:t>temperature</w:t>
      </w:r>
      <w:r w:rsidRPr="00C33703">
        <w:rPr>
          <w:lang w:val="en-GB"/>
        </w:rPr>
        <w:t xml:space="preserve">:valid_max = </w:t>
      </w:r>
      <w:r w:rsidR="003D64AA">
        <w:rPr>
          <w:lang w:val="en-GB"/>
        </w:rPr>
        <w:t>20</w:t>
      </w:r>
      <w:r w:rsidRPr="00C33703">
        <w:rPr>
          <w:lang w:val="en-GB"/>
        </w:rPr>
        <w:t>.0;</w:t>
      </w:r>
    </w:p>
    <w:p w14:paraId="1B7B2FF0" w14:textId="588B4419" w:rsidR="00C33703" w:rsidRDefault="00C33703" w:rsidP="00C33703">
      <w:pPr>
        <w:rPr>
          <w:lang w:val="en-GB"/>
        </w:rPr>
      </w:pPr>
      <w:r w:rsidRPr="00C33703">
        <w:rPr>
          <w:lang w:val="en-GB"/>
        </w:rPr>
        <w:t xml:space="preserve">      double</w:t>
      </w:r>
      <w:r w:rsidR="003D64AA" w:rsidRPr="003D64AA">
        <w:rPr>
          <w:lang w:val="en-GB"/>
        </w:rPr>
        <w:t xml:space="preserve"> </w:t>
      </w:r>
      <w:r w:rsidR="003D64AA" w:rsidRPr="00C33703">
        <w:rPr>
          <w:lang w:val="en-GB"/>
        </w:rPr>
        <w:t>temperature</w:t>
      </w:r>
      <w:r w:rsidRPr="00C33703">
        <w:rPr>
          <w:lang w:val="en-GB"/>
        </w:rPr>
        <w:t xml:space="preserve">:valid_min = </w:t>
      </w:r>
      <w:r w:rsidR="003D64AA">
        <w:rPr>
          <w:lang w:val="en-GB"/>
        </w:rPr>
        <w:t>1</w:t>
      </w:r>
      <w:r w:rsidRPr="00C33703">
        <w:rPr>
          <w:lang w:val="en-GB"/>
        </w:rPr>
        <w:t>0.0;</w:t>
      </w:r>
    </w:p>
    <w:p w14:paraId="71C05E27" w14:textId="36EFE4EF" w:rsidR="008D4327" w:rsidRPr="00C33703" w:rsidRDefault="008D4327" w:rsidP="00C33703">
      <w:pPr>
        <w:rPr>
          <w:lang w:val="en-GB"/>
        </w:rPr>
      </w:pPr>
      <w:r>
        <w:rPr>
          <w:color w:val="FF0000"/>
          <w:lang w:val="en-GB"/>
        </w:rPr>
        <w:t xml:space="preserve">      </w:t>
      </w:r>
      <w:r w:rsidRPr="00897266">
        <w:rPr>
          <w:color w:val="FF0000"/>
          <w:lang w:val="en-GB"/>
        </w:rPr>
        <w:t xml:space="preserve">string </w:t>
      </w:r>
      <w:r>
        <w:rPr>
          <w:color w:val="FF0000"/>
          <w:lang w:val="en-GB"/>
        </w:rPr>
        <w:t>temperature</w:t>
      </w:r>
      <w:r w:rsidRPr="00897266">
        <w:rPr>
          <w:color w:val="FF0000"/>
          <w:lang w:val="en-GB"/>
        </w:rPr>
        <w:t>:bounds = “</w:t>
      </w:r>
      <w:r>
        <w:rPr>
          <w:color w:val="FF0000"/>
          <w:lang w:val="en-GB"/>
        </w:rPr>
        <w:t>temperature</w:t>
      </w:r>
      <w:r w:rsidRPr="00897266">
        <w:rPr>
          <w:color w:val="FF0000"/>
          <w:lang w:val="en-GB"/>
        </w:rPr>
        <w:t>_bnds”;</w:t>
      </w:r>
    </w:p>
    <w:p w14:paraId="5FEAC335" w14:textId="3EC680FF" w:rsidR="00C33703" w:rsidRPr="00C33703" w:rsidRDefault="00C33703" w:rsidP="00C33703">
      <w:pPr>
        <w:rPr>
          <w:lang w:val="en-GB"/>
        </w:rPr>
      </w:pPr>
      <w:r w:rsidRPr="00C33703">
        <w:rPr>
          <w:lang w:val="en-GB"/>
        </w:rPr>
        <w:t xml:space="preserve">      double</w:t>
      </w:r>
      <w:r w:rsidR="003D64AA" w:rsidRPr="003D64AA">
        <w:rPr>
          <w:lang w:val="en-GB"/>
        </w:rPr>
        <w:t xml:space="preserve"> </w:t>
      </w:r>
      <w:r w:rsidR="003D64AA" w:rsidRPr="00C33703">
        <w:rPr>
          <w:lang w:val="en-GB"/>
        </w:rPr>
        <w:t>temperature</w:t>
      </w:r>
      <w:r w:rsidRPr="00C33703">
        <w:rPr>
          <w:lang w:val="en-GB"/>
        </w:rPr>
        <w:t>:coverage_content_type = "coordinate";</w:t>
      </w:r>
    </w:p>
    <w:p w14:paraId="4C4FAADC" w14:textId="12C1EFAE" w:rsidR="00C33703" w:rsidRDefault="00C33703" w:rsidP="00C33703">
      <w:pPr>
        <w:rPr>
          <w:lang w:val="en-GB"/>
        </w:rPr>
      </w:pPr>
      <w:r w:rsidRPr="00C33703">
        <w:rPr>
          <w:lang w:val="en-GB"/>
        </w:rPr>
        <w:t xml:space="preserve">      string </w:t>
      </w:r>
      <w:r w:rsidR="003D64AA" w:rsidRPr="00C33703">
        <w:rPr>
          <w:lang w:val="en-GB"/>
        </w:rPr>
        <w:t>temperature</w:t>
      </w:r>
      <w:r w:rsidRPr="00C33703">
        <w:rPr>
          <w:lang w:val="en-GB"/>
        </w:rPr>
        <w:t>:comment = "lower bounds of programmed PAT temperature intervals used in transmitted daily summary bin-temperature data";</w:t>
      </w:r>
    </w:p>
    <w:p w14:paraId="3514AC0C" w14:textId="362F6447" w:rsidR="008D4327" w:rsidRDefault="008D4327" w:rsidP="00C33703">
      <w:pPr>
        <w:rPr>
          <w:lang w:val="en-GB"/>
        </w:rPr>
      </w:pPr>
    </w:p>
    <w:p w14:paraId="3394BF81" w14:textId="65D8FD44" w:rsidR="002772F5" w:rsidRPr="008D4327" w:rsidRDefault="002772F5" w:rsidP="002772F5">
      <w:pPr>
        <w:rPr>
          <w:color w:val="FF0000"/>
          <w:lang w:val="en-GB"/>
        </w:rPr>
      </w:pPr>
      <w:r w:rsidRPr="008D4327">
        <w:rPr>
          <w:color w:val="FF0000"/>
          <w:lang w:val="en-GB"/>
        </w:rPr>
        <w:t xml:space="preserve">      double </w:t>
      </w:r>
      <w:r>
        <w:rPr>
          <w:color w:val="FF0000"/>
          <w:lang w:val="en-GB"/>
        </w:rPr>
        <w:t>temperature</w:t>
      </w:r>
      <w:r w:rsidRPr="008D4327">
        <w:rPr>
          <w:color w:val="FF0000"/>
          <w:lang w:val="en-GB"/>
        </w:rPr>
        <w:t>_bnds (bins_freq</w:t>
      </w:r>
      <w:r w:rsidR="00A6419E">
        <w:rPr>
          <w:color w:val="FF0000"/>
          <w:lang w:val="en-GB"/>
        </w:rPr>
        <w:t>, bnds</w:t>
      </w:r>
      <w:r w:rsidRPr="008D4327">
        <w:rPr>
          <w:color w:val="FF0000"/>
          <w:lang w:val="en-GB"/>
        </w:rPr>
        <w:t>);</w:t>
      </w:r>
    </w:p>
    <w:p w14:paraId="275A9543" w14:textId="0B8120AE" w:rsidR="00C33703" w:rsidRPr="00C33703" w:rsidRDefault="00C33703" w:rsidP="00C33703">
      <w:pPr>
        <w:rPr>
          <w:lang w:val="en-GB"/>
        </w:rPr>
      </w:pPr>
    </w:p>
    <w:p w14:paraId="591CEEED" w14:textId="7FB747D2" w:rsidR="00C33703" w:rsidRPr="00C33703" w:rsidRDefault="00C33703" w:rsidP="00C33703">
      <w:pPr>
        <w:rPr>
          <w:lang w:val="en-GB"/>
        </w:rPr>
      </w:pPr>
      <w:r w:rsidRPr="00C33703">
        <w:rPr>
          <w:lang w:val="en-GB"/>
        </w:rPr>
        <w:t xml:space="preserve">     </w:t>
      </w:r>
      <w:r>
        <w:rPr>
          <w:lang w:val="en-GB"/>
        </w:rPr>
        <w:t xml:space="preserve"> </w:t>
      </w:r>
      <w:r w:rsidRPr="00C33703">
        <w:rPr>
          <w:lang w:val="en-GB"/>
        </w:rPr>
        <w:t>PDTdepth</w:t>
      </w:r>
      <w:r w:rsidR="002772F5" w:rsidRPr="00C33703">
        <w:rPr>
          <w:lang w:val="en-GB"/>
        </w:rPr>
        <w:t xml:space="preserve"> </w:t>
      </w:r>
      <w:r w:rsidRPr="00C33703">
        <w:rPr>
          <w:lang w:val="en-GB"/>
        </w:rPr>
        <w:t>(time, bins</w:t>
      </w:r>
      <w:r w:rsidR="003D64AA">
        <w:rPr>
          <w:lang w:val="en-GB"/>
        </w:rPr>
        <w:t>_pdt</w:t>
      </w:r>
      <w:r w:rsidRPr="00C33703">
        <w:rPr>
          <w:lang w:val="en-GB"/>
        </w:rPr>
        <w:t>);</w:t>
      </w:r>
    </w:p>
    <w:p w14:paraId="4606CDCB" w14:textId="4A0A5EB0" w:rsidR="00C33703" w:rsidRPr="00C33703" w:rsidRDefault="00C33703" w:rsidP="00C33703">
      <w:pPr>
        <w:rPr>
          <w:lang w:val="en-GB"/>
        </w:rPr>
      </w:pPr>
      <w:r w:rsidRPr="00C33703">
        <w:rPr>
          <w:lang w:val="en-GB"/>
        </w:rPr>
        <w:t xml:space="preserve">      string</w:t>
      </w:r>
      <w:r w:rsidR="003D64AA" w:rsidRPr="003D64AA">
        <w:rPr>
          <w:lang w:val="en-GB"/>
        </w:rPr>
        <w:t xml:space="preserve"> </w:t>
      </w:r>
      <w:r w:rsidR="003D64AA" w:rsidRPr="00C33703">
        <w:rPr>
          <w:lang w:val="en-GB"/>
        </w:rPr>
        <w:t>PDTdepth</w:t>
      </w:r>
      <w:r w:rsidRPr="00C33703">
        <w:rPr>
          <w:lang w:val="en-GB"/>
        </w:rPr>
        <w:t>:long_name = "dynamic depth interval lower bound";</w:t>
      </w:r>
    </w:p>
    <w:p w14:paraId="0E11BA78" w14:textId="536FE214" w:rsidR="00C33703" w:rsidRPr="00C33703" w:rsidRDefault="00C33703" w:rsidP="00C33703">
      <w:pPr>
        <w:rPr>
          <w:lang w:val="en-GB"/>
        </w:rPr>
      </w:pPr>
      <w:r w:rsidRPr="00C33703">
        <w:rPr>
          <w:lang w:val="en-GB"/>
        </w:rPr>
        <w:t xml:space="preserve">      string</w:t>
      </w:r>
      <w:r w:rsidR="003D64AA" w:rsidRPr="003D64AA">
        <w:rPr>
          <w:lang w:val="en-GB"/>
        </w:rPr>
        <w:t xml:space="preserve"> </w:t>
      </w:r>
      <w:r w:rsidR="003D64AA" w:rsidRPr="00C33703">
        <w:rPr>
          <w:lang w:val="en-GB"/>
        </w:rPr>
        <w:t>PDTdepth</w:t>
      </w:r>
      <w:r w:rsidRPr="00C33703">
        <w:rPr>
          <w:lang w:val="en-GB"/>
        </w:rPr>
        <w:t>:standard_name = "depth";</w:t>
      </w:r>
    </w:p>
    <w:p w14:paraId="592B3947" w14:textId="35074032" w:rsidR="00C33703" w:rsidRPr="00C33703" w:rsidRDefault="00C33703" w:rsidP="00C33703">
      <w:pPr>
        <w:rPr>
          <w:lang w:val="en-GB"/>
        </w:rPr>
      </w:pPr>
      <w:r w:rsidRPr="00C33703">
        <w:rPr>
          <w:lang w:val="en-GB"/>
        </w:rPr>
        <w:t xml:space="preserve">      string</w:t>
      </w:r>
      <w:r w:rsidR="003D64AA" w:rsidRPr="003D64AA">
        <w:rPr>
          <w:lang w:val="en-GB"/>
        </w:rPr>
        <w:t xml:space="preserve"> </w:t>
      </w:r>
      <w:r w:rsidR="003D64AA" w:rsidRPr="00C33703">
        <w:rPr>
          <w:lang w:val="en-GB"/>
        </w:rPr>
        <w:t>PDTdepth</w:t>
      </w:r>
      <w:r w:rsidRPr="00C33703">
        <w:rPr>
          <w:lang w:val="en-GB"/>
        </w:rPr>
        <w:t xml:space="preserve">:units = "m";  </w:t>
      </w:r>
    </w:p>
    <w:p w14:paraId="6A412EA9" w14:textId="19A7F202" w:rsidR="00C33703" w:rsidRPr="00C33703" w:rsidRDefault="00C33703" w:rsidP="00C33703">
      <w:pPr>
        <w:rPr>
          <w:lang w:val="en-GB"/>
        </w:rPr>
      </w:pPr>
      <w:r w:rsidRPr="00C33703">
        <w:rPr>
          <w:lang w:val="en-GB"/>
        </w:rPr>
        <w:t xml:space="preserve">      string</w:t>
      </w:r>
      <w:r w:rsidR="003D64AA" w:rsidRPr="003D64AA">
        <w:rPr>
          <w:lang w:val="en-GB"/>
        </w:rPr>
        <w:t xml:space="preserve"> </w:t>
      </w:r>
      <w:r w:rsidR="003D64AA" w:rsidRPr="00C33703">
        <w:rPr>
          <w:lang w:val="en-GB"/>
        </w:rPr>
        <w:t>PDTdepth</w:t>
      </w:r>
      <w:r w:rsidRPr="00C33703">
        <w:rPr>
          <w:lang w:val="en-GB"/>
        </w:rPr>
        <w:t xml:space="preserve">:axis = "Z"; </w:t>
      </w:r>
    </w:p>
    <w:p w14:paraId="61A7E960" w14:textId="626CB9CC" w:rsidR="00C33703" w:rsidRPr="00C33703" w:rsidRDefault="00C33703" w:rsidP="00C33703">
      <w:pPr>
        <w:rPr>
          <w:lang w:val="en-GB"/>
        </w:rPr>
      </w:pPr>
      <w:r w:rsidRPr="00C33703">
        <w:rPr>
          <w:lang w:val="en-GB"/>
        </w:rPr>
        <w:t xml:space="preserve">      string</w:t>
      </w:r>
      <w:r w:rsidR="003D64AA" w:rsidRPr="003D64AA">
        <w:rPr>
          <w:lang w:val="en-GB"/>
        </w:rPr>
        <w:t xml:space="preserve"> </w:t>
      </w:r>
      <w:r w:rsidR="003D64AA" w:rsidRPr="00C33703">
        <w:rPr>
          <w:lang w:val="en-GB"/>
        </w:rPr>
        <w:t>PDTdepth</w:t>
      </w:r>
      <w:r w:rsidRPr="00C33703">
        <w:rPr>
          <w:lang w:val="en-GB"/>
        </w:rPr>
        <w:t>:positive = "down";</w:t>
      </w:r>
    </w:p>
    <w:p w14:paraId="7DBB2E04" w14:textId="59D40C1D" w:rsidR="00C33703" w:rsidRPr="00C33703" w:rsidRDefault="00C33703" w:rsidP="00C33703">
      <w:pPr>
        <w:rPr>
          <w:lang w:val="en-GB"/>
        </w:rPr>
      </w:pPr>
      <w:r w:rsidRPr="00C33703">
        <w:rPr>
          <w:lang w:val="en-GB"/>
        </w:rPr>
        <w:t xml:space="preserve">      double</w:t>
      </w:r>
      <w:r w:rsidR="003D64AA" w:rsidRPr="003D64AA">
        <w:rPr>
          <w:lang w:val="en-GB"/>
        </w:rPr>
        <w:t xml:space="preserve"> </w:t>
      </w:r>
      <w:r w:rsidR="003D64AA" w:rsidRPr="00C33703">
        <w:rPr>
          <w:lang w:val="en-GB"/>
        </w:rPr>
        <w:t>PDTdepth</w:t>
      </w:r>
      <w:r w:rsidRPr="00C33703">
        <w:rPr>
          <w:lang w:val="en-GB"/>
        </w:rPr>
        <w:t xml:space="preserve">:valid_max = </w:t>
      </w:r>
      <w:r w:rsidR="004F0E8D">
        <w:rPr>
          <w:lang w:val="en-GB"/>
        </w:rPr>
        <w:t>500</w:t>
      </w:r>
      <w:r w:rsidRPr="00C33703">
        <w:rPr>
          <w:lang w:val="en-GB"/>
        </w:rPr>
        <w:t>.0;</w:t>
      </w:r>
    </w:p>
    <w:p w14:paraId="10E13C68" w14:textId="6E8AA263" w:rsidR="00C33703" w:rsidRDefault="00C33703" w:rsidP="00C33703">
      <w:pPr>
        <w:rPr>
          <w:lang w:val="en-GB"/>
        </w:rPr>
      </w:pPr>
      <w:r w:rsidRPr="00C33703">
        <w:rPr>
          <w:lang w:val="en-GB"/>
        </w:rPr>
        <w:t xml:space="preserve">      double </w:t>
      </w:r>
      <w:r w:rsidR="004F0E8D" w:rsidRPr="00C33703">
        <w:rPr>
          <w:lang w:val="en-GB"/>
        </w:rPr>
        <w:t>PDTdepth</w:t>
      </w:r>
      <w:r w:rsidRPr="00C33703">
        <w:rPr>
          <w:lang w:val="en-GB"/>
        </w:rPr>
        <w:t>:valid_min = 0.0;</w:t>
      </w:r>
    </w:p>
    <w:p w14:paraId="5784AC92" w14:textId="0A86C527" w:rsidR="002772F5" w:rsidRPr="00C33703" w:rsidRDefault="002772F5" w:rsidP="00C33703">
      <w:pPr>
        <w:rPr>
          <w:lang w:val="en-GB"/>
        </w:rPr>
      </w:pPr>
      <w:r>
        <w:rPr>
          <w:color w:val="FF0000"/>
          <w:lang w:val="en-GB"/>
        </w:rPr>
        <w:t xml:space="preserve">      </w:t>
      </w:r>
      <w:r w:rsidRPr="00897266">
        <w:rPr>
          <w:color w:val="FF0000"/>
          <w:lang w:val="en-GB"/>
        </w:rPr>
        <w:t>string</w:t>
      </w:r>
      <w:r>
        <w:rPr>
          <w:color w:val="FF0000"/>
          <w:lang w:val="en-GB"/>
        </w:rPr>
        <w:t xml:space="preserve"> PDTdepth</w:t>
      </w:r>
      <w:r w:rsidRPr="00897266">
        <w:rPr>
          <w:color w:val="FF0000"/>
          <w:lang w:val="en-GB"/>
        </w:rPr>
        <w:t>:bounds = “</w:t>
      </w:r>
      <w:r>
        <w:rPr>
          <w:color w:val="FF0000"/>
          <w:lang w:val="en-GB"/>
        </w:rPr>
        <w:t>PDTdepth</w:t>
      </w:r>
      <w:r w:rsidRPr="00897266">
        <w:rPr>
          <w:color w:val="FF0000"/>
          <w:lang w:val="en-GB"/>
        </w:rPr>
        <w:t>_bnds”;</w:t>
      </w:r>
    </w:p>
    <w:p w14:paraId="2BD70A05" w14:textId="631E3D8F" w:rsidR="00C33703" w:rsidRPr="00C33703" w:rsidRDefault="00C33703" w:rsidP="00C33703">
      <w:pPr>
        <w:rPr>
          <w:lang w:val="en-GB"/>
        </w:rPr>
      </w:pPr>
      <w:r w:rsidRPr="00C33703">
        <w:rPr>
          <w:lang w:val="en-GB"/>
        </w:rPr>
        <w:t xml:space="preserve">      string</w:t>
      </w:r>
      <w:r w:rsidR="004F0E8D" w:rsidRPr="004F0E8D">
        <w:rPr>
          <w:lang w:val="en-GB"/>
        </w:rPr>
        <w:t xml:space="preserve"> </w:t>
      </w:r>
      <w:r w:rsidR="004F0E8D" w:rsidRPr="00C33703">
        <w:rPr>
          <w:lang w:val="en-GB"/>
        </w:rPr>
        <w:t>PDTdepth</w:t>
      </w:r>
      <w:r w:rsidRPr="00C33703">
        <w:rPr>
          <w:lang w:val="en-GB"/>
        </w:rPr>
        <w:t>:coverage_content_type = "coordinate";</w:t>
      </w:r>
    </w:p>
    <w:p w14:paraId="73A82A0B" w14:textId="0BC61747" w:rsidR="00C33703" w:rsidRPr="00C33703" w:rsidRDefault="00C33703" w:rsidP="00C33703">
      <w:pPr>
        <w:rPr>
          <w:lang w:val="en-GB"/>
        </w:rPr>
      </w:pPr>
      <w:r w:rsidRPr="00C33703">
        <w:rPr>
          <w:lang w:val="en-GB"/>
        </w:rPr>
        <w:t xml:space="preserve">      string</w:t>
      </w:r>
      <w:r w:rsidR="004F0E8D" w:rsidRPr="004F0E8D">
        <w:rPr>
          <w:lang w:val="en-GB"/>
        </w:rPr>
        <w:t xml:space="preserve"> </w:t>
      </w:r>
      <w:r w:rsidR="004F0E8D" w:rsidRPr="00C33703">
        <w:rPr>
          <w:lang w:val="en-GB"/>
        </w:rPr>
        <w:t>PDTdepth</w:t>
      </w:r>
      <w:r w:rsidRPr="00C33703">
        <w:rPr>
          <w:lang w:val="en-GB"/>
        </w:rPr>
        <w:t>:comment = "lower bounds of PAT dynamic PDT depth intervals used in transmitted daily summary data";</w:t>
      </w:r>
    </w:p>
    <w:p w14:paraId="1561EC19" w14:textId="1B856E62" w:rsidR="00C33703" w:rsidRDefault="00C33703" w:rsidP="00C33703">
      <w:pPr>
        <w:rPr>
          <w:lang w:val="en-GB"/>
        </w:rPr>
      </w:pPr>
      <w:r w:rsidRPr="00C33703">
        <w:rPr>
          <w:lang w:val="en-GB"/>
        </w:rPr>
        <w:t xml:space="preserve">      </w:t>
      </w:r>
    </w:p>
    <w:p w14:paraId="5EA8472C" w14:textId="248687D3" w:rsidR="002772F5" w:rsidRPr="008D4327" w:rsidRDefault="002772F5" w:rsidP="002772F5">
      <w:pPr>
        <w:rPr>
          <w:color w:val="FF0000"/>
          <w:lang w:val="en-GB"/>
        </w:rPr>
      </w:pPr>
      <w:r w:rsidRPr="008D4327">
        <w:rPr>
          <w:color w:val="FF0000"/>
          <w:lang w:val="en-GB"/>
        </w:rPr>
        <w:t xml:space="preserve">      double </w:t>
      </w:r>
      <w:r>
        <w:rPr>
          <w:color w:val="FF0000"/>
          <w:lang w:val="en-GB"/>
        </w:rPr>
        <w:t>PDT</w:t>
      </w:r>
      <w:r w:rsidRPr="008D4327">
        <w:rPr>
          <w:color w:val="FF0000"/>
          <w:lang w:val="en-GB"/>
        </w:rPr>
        <w:t>depth_bnds (</w:t>
      </w:r>
      <w:r>
        <w:rPr>
          <w:color w:val="FF0000"/>
          <w:lang w:val="en-GB"/>
        </w:rPr>
        <w:t xml:space="preserve">time, </w:t>
      </w:r>
      <w:r w:rsidRPr="008D4327">
        <w:rPr>
          <w:color w:val="FF0000"/>
          <w:lang w:val="en-GB"/>
        </w:rPr>
        <w:t>bins</w:t>
      </w:r>
      <w:r>
        <w:rPr>
          <w:color w:val="FF0000"/>
          <w:lang w:val="en-GB"/>
        </w:rPr>
        <w:t>_pdt, bnds</w:t>
      </w:r>
      <w:r w:rsidRPr="008D4327">
        <w:rPr>
          <w:color w:val="FF0000"/>
          <w:lang w:val="en-GB"/>
        </w:rPr>
        <w:t>);</w:t>
      </w:r>
    </w:p>
    <w:p w14:paraId="68E85C86" w14:textId="77777777" w:rsidR="002772F5" w:rsidRPr="00C33703" w:rsidRDefault="002772F5" w:rsidP="00C33703">
      <w:pPr>
        <w:rPr>
          <w:lang w:val="en-GB"/>
        </w:rPr>
      </w:pPr>
    </w:p>
    <w:p w14:paraId="68AB378C" w14:textId="77777777" w:rsidR="00C33703" w:rsidRPr="00C33703" w:rsidRDefault="00C33703" w:rsidP="00C33703">
      <w:pPr>
        <w:rPr>
          <w:lang w:val="en-GB"/>
        </w:rPr>
      </w:pPr>
    </w:p>
    <w:p w14:paraId="0B7EE61B" w14:textId="77777777" w:rsidR="00C33703" w:rsidRPr="00C33703" w:rsidRDefault="00C33703" w:rsidP="00C33703">
      <w:pPr>
        <w:rPr>
          <w:b/>
          <w:lang w:val="en-GB"/>
        </w:rPr>
      </w:pPr>
      <w:r w:rsidRPr="00C33703">
        <w:rPr>
          <w:b/>
          <w:lang w:val="en-GB"/>
        </w:rPr>
        <w:t xml:space="preserve">  \\Geophysical measurement Variables</w:t>
      </w:r>
    </w:p>
    <w:p w14:paraId="1E4E5108" w14:textId="77777777" w:rsidR="00C33703" w:rsidRPr="00C33703" w:rsidRDefault="00C33703" w:rsidP="00C33703">
      <w:pPr>
        <w:rPr>
          <w:lang w:val="en-GB"/>
        </w:rPr>
      </w:pPr>
      <w:r w:rsidRPr="00C33703">
        <w:rPr>
          <w:lang w:val="en-GB"/>
        </w:rPr>
        <w:t xml:space="preserve">      </w:t>
      </w:r>
    </w:p>
    <w:p w14:paraId="3D8774BA" w14:textId="62920980" w:rsidR="00C33703" w:rsidRPr="00C33703" w:rsidRDefault="00C33703" w:rsidP="00C33703">
      <w:pPr>
        <w:rPr>
          <w:lang w:val="en-GB"/>
        </w:rPr>
      </w:pPr>
      <w:r w:rsidRPr="00C33703">
        <w:rPr>
          <w:lang w:val="en-GB"/>
        </w:rPr>
        <w:t xml:space="preserve">    double depth_frequency(time, bins</w:t>
      </w:r>
      <w:r w:rsidR="004F0E8D">
        <w:rPr>
          <w:lang w:val="en-GB"/>
        </w:rPr>
        <w:t>_freq</w:t>
      </w:r>
      <w:r w:rsidRPr="00C33703">
        <w:rPr>
          <w:lang w:val="en-GB"/>
        </w:rPr>
        <w:t>);</w:t>
      </w:r>
    </w:p>
    <w:p w14:paraId="1095CEBA" w14:textId="77777777" w:rsidR="00C33703" w:rsidRPr="00C33703" w:rsidRDefault="00C33703" w:rsidP="00C33703">
      <w:pPr>
        <w:rPr>
          <w:lang w:val="en-GB"/>
        </w:rPr>
      </w:pPr>
      <w:r w:rsidRPr="00C33703">
        <w:rPr>
          <w:lang w:val="en-GB"/>
        </w:rPr>
        <w:t xml:space="preserve">      string depth_frequency:long_name = "Percentage time spent at a given pre-programmed depth interval";</w:t>
      </w:r>
    </w:p>
    <w:p w14:paraId="5E28702A" w14:textId="77777777" w:rsidR="00C33703" w:rsidRPr="00C33703" w:rsidRDefault="00C33703" w:rsidP="00C33703">
      <w:pPr>
        <w:rPr>
          <w:lang w:val="en-GB"/>
        </w:rPr>
      </w:pPr>
      <w:r w:rsidRPr="00C33703">
        <w:rPr>
          <w:lang w:val="en-GB"/>
        </w:rPr>
        <w:t xml:space="preserve">      string depth_frequency:units = "%";</w:t>
      </w:r>
    </w:p>
    <w:p w14:paraId="5063D6BF" w14:textId="6E18E8EE" w:rsidR="00C33703" w:rsidRPr="00C33703" w:rsidRDefault="00C33703" w:rsidP="00C33703">
      <w:pPr>
        <w:rPr>
          <w:lang w:val="en-GB"/>
        </w:rPr>
      </w:pPr>
      <w:r w:rsidRPr="00C33703">
        <w:rPr>
          <w:lang w:val="en-GB"/>
        </w:rPr>
        <w:t xml:space="preserve">      double depth_frequency:_FillValue = </w:t>
      </w:r>
      <w:r w:rsidR="006B305A">
        <w:rPr>
          <w:lang w:val="en-GB"/>
        </w:rPr>
        <w:t>NaN;</w:t>
      </w:r>
    </w:p>
    <w:p w14:paraId="21322EE9" w14:textId="77777777" w:rsidR="00C33703" w:rsidRPr="00C33703" w:rsidRDefault="00C33703" w:rsidP="00C33703">
      <w:pPr>
        <w:rPr>
          <w:lang w:val="en-GB"/>
        </w:rPr>
      </w:pPr>
      <w:r w:rsidRPr="00C33703">
        <w:rPr>
          <w:lang w:val="en-GB"/>
        </w:rPr>
        <w:t xml:space="preserve">      double depth_frequency:valid_max = 100.0;</w:t>
      </w:r>
    </w:p>
    <w:p w14:paraId="1D3E6C1A" w14:textId="7D400F14" w:rsidR="00C33703" w:rsidRDefault="00C33703" w:rsidP="00C33703">
      <w:pPr>
        <w:rPr>
          <w:lang w:val="en-GB"/>
        </w:rPr>
      </w:pPr>
      <w:r w:rsidRPr="00C33703">
        <w:rPr>
          <w:lang w:val="en-GB"/>
        </w:rPr>
        <w:t xml:space="preserve">      double depth_frequency:valid_min = 0.0;</w:t>
      </w:r>
    </w:p>
    <w:p w14:paraId="1D8F6E6D" w14:textId="2F377994" w:rsidR="007322EB" w:rsidRPr="00265E36" w:rsidRDefault="007322EB" w:rsidP="00C33703">
      <w:pPr>
        <w:rPr>
          <w:color w:val="FF0000"/>
          <w:lang w:val="en-GB"/>
        </w:rPr>
      </w:pPr>
      <w:r w:rsidRPr="00265E36">
        <w:rPr>
          <w:color w:val="FF0000"/>
          <w:lang w:val="en-GB"/>
        </w:rPr>
        <w:t xml:space="preserve">      double depth_frequency:cell_methods</w:t>
      </w:r>
      <w:r w:rsidR="00265E36" w:rsidRPr="00265E36">
        <w:rPr>
          <w:color w:val="FF0000"/>
          <w:lang w:val="en-GB"/>
        </w:rPr>
        <w:t xml:space="preserve"> = “time : depth</w:t>
      </w:r>
      <w:r w:rsidR="004E718C">
        <w:rPr>
          <w:color w:val="FF0000"/>
          <w:lang w:val="en-GB"/>
        </w:rPr>
        <w:t xml:space="preserve"> </w:t>
      </w:r>
      <w:r w:rsidR="00265E36" w:rsidRPr="00265E36">
        <w:rPr>
          <w:color w:val="FF0000"/>
          <w:lang w:val="en-GB"/>
        </w:rPr>
        <w:t>:</w:t>
      </w:r>
      <w:r w:rsidR="004E718C">
        <w:rPr>
          <w:color w:val="FF0000"/>
          <w:lang w:val="en-GB"/>
        </w:rPr>
        <w:t xml:space="preserve"> count;</w:t>
      </w:r>
    </w:p>
    <w:p w14:paraId="7EC5D18C" w14:textId="6A9322EB" w:rsidR="00C33703" w:rsidRPr="00C33703" w:rsidRDefault="00C33703" w:rsidP="00C33703">
      <w:pPr>
        <w:rPr>
          <w:lang w:val="en-GB"/>
        </w:rPr>
      </w:pPr>
      <w:r w:rsidRPr="00C33703">
        <w:rPr>
          <w:lang w:val="en-GB"/>
        </w:rPr>
        <w:t xml:space="preserve">      string depth_frequency:coordinates = "time latitude longitude depth trajectory";</w:t>
      </w:r>
    </w:p>
    <w:p w14:paraId="0604D93B" w14:textId="77777777" w:rsidR="00C33703" w:rsidRPr="00C33703" w:rsidRDefault="00C33703" w:rsidP="00C33703">
      <w:pPr>
        <w:rPr>
          <w:lang w:val="en-GB"/>
        </w:rPr>
      </w:pPr>
      <w:r w:rsidRPr="00C33703">
        <w:rPr>
          <w:lang w:val="en-GB"/>
        </w:rPr>
        <w:t xml:space="preserve">      string depth_frequency:coverage_content_type = "physicalMeasurement";  </w:t>
      </w:r>
    </w:p>
    <w:p w14:paraId="030E592B" w14:textId="77777777" w:rsidR="00C33703" w:rsidRPr="00C33703" w:rsidRDefault="00C33703" w:rsidP="00C33703">
      <w:pPr>
        <w:rPr>
          <w:lang w:val="en-GB"/>
        </w:rPr>
      </w:pPr>
      <w:r w:rsidRPr="00C33703">
        <w:rPr>
          <w:lang w:val="en-GB"/>
        </w:rPr>
        <w:t xml:space="preserve">      </w:t>
      </w:r>
    </w:p>
    <w:p w14:paraId="587F8AF4" w14:textId="44B71FC4" w:rsidR="00C33703" w:rsidRPr="00C33703" w:rsidRDefault="00C33703" w:rsidP="00C33703">
      <w:pPr>
        <w:rPr>
          <w:lang w:val="en-GB"/>
        </w:rPr>
      </w:pPr>
      <w:r w:rsidRPr="00C33703">
        <w:rPr>
          <w:lang w:val="en-GB"/>
        </w:rPr>
        <w:t xml:space="preserve">    </w:t>
      </w:r>
      <w:r>
        <w:rPr>
          <w:lang w:val="en-GB"/>
        </w:rPr>
        <w:t xml:space="preserve"> </w:t>
      </w:r>
      <w:r w:rsidRPr="00C33703">
        <w:rPr>
          <w:lang w:val="en-GB"/>
        </w:rPr>
        <w:t>double temperature_frequency(time, bins</w:t>
      </w:r>
      <w:r w:rsidR="00E16502">
        <w:rPr>
          <w:lang w:val="en-GB"/>
        </w:rPr>
        <w:t>_freq</w:t>
      </w:r>
      <w:r w:rsidRPr="00C33703">
        <w:rPr>
          <w:lang w:val="en-GB"/>
        </w:rPr>
        <w:t>);</w:t>
      </w:r>
    </w:p>
    <w:p w14:paraId="3002A5A9" w14:textId="77777777" w:rsidR="00C33703" w:rsidRPr="00C33703" w:rsidRDefault="00C33703" w:rsidP="00C33703">
      <w:pPr>
        <w:rPr>
          <w:lang w:val="en-GB"/>
        </w:rPr>
      </w:pPr>
      <w:r w:rsidRPr="00C33703">
        <w:rPr>
          <w:lang w:val="en-GB"/>
        </w:rPr>
        <w:t xml:space="preserve">      string temperature_frequency:long_name = "Percentage time spent at a given pre-programmed temperature interval";</w:t>
      </w:r>
    </w:p>
    <w:p w14:paraId="709A07E7" w14:textId="77777777" w:rsidR="00C33703" w:rsidRPr="00C33703" w:rsidRDefault="00C33703" w:rsidP="00C33703">
      <w:pPr>
        <w:rPr>
          <w:lang w:val="en-GB"/>
        </w:rPr>
      </w:pPr>
      <w:r w:rsidRPr="00C33703">
        <w:rPr>
          <w:lang w:val="en-GB"/>
        </w:rPr>
        <w:t xml:space="preserve">      string temperature_frequency:units = "%";</w:t>
      </w:r>
    </w:p>
    <w:p w14:paraId="602E1C02" w14:textId="1DCA24D7" w:rsidR="00C33703" w:rsidRPr="00C33703" w:rsidRDefault="00C33703" w:rsidP="00C33703">
      <w:pPr>
        <w:rPr>
          <w:lang w:val="en-GB"/>
        </w:rPr>
      </w:pPr>
      <w:r w:rsidRPr="00C33703">
        <w:rPr>
          <w:lang w:val="en-GB"/>
        </w:rPr>
        <w:t xml:space="preserve">      double temperature_frequency:_FillValue = </w:t>
      </w:r>
      <w:r w:rsidR="006B305A">
        <w:rPr>
          <w:lang w:val="en-GB"/>
        </w:rPr>
        <w:t>NaN;</w:t>
      </w:r>
    </w:p>
    <w:p w14:paraId="63F55290" w14:textId="77777777" w:rsidR="00C33703" w:rsidRPr="00C33703" w:rsidRDefault="00C33703" w:rsidP="00C33703">
      <w:pPr>
        <w:rPr>
          <w:lang w:val="en-GB"/>
        </w:rPr>
      </w:pPr>
      <w:r w:rsidRPr="00C33703">
        <w:rPr>
          <w:lang w:val="en-GB"/>
        </w:rPr>
        <w:t xml:space="preserve">      double temperature_frequency:valid_max = 100.0;</w:t>
      </w:r>
    </w:p>
    <w:p w14:paraId="556D5659" w14:textId="099AAB89" w:rsidR="00C33703" w:rsidRDefault="00C33703" w:rsidP="00C33703">
      <w:pPr>
        <w:rPr>
          <w:lang w:val="en-GB"/>
        </w:rPr>
      </w:pPr>
      <w:r w:rsidRPr="00C33703">
        <w:rPr>
          <w:lang w:val="en-GB"/>
        </w:rPr>
        <w:t xml:space="preserve">      double temperature_frequency:valid_min = 0.0;</w:t>
      </w:r>
    </w:p>
    <w:p w14:paraId="0DB34EDD" w14:textId="70713AD1" w:rsidR="004E718C" w:rsidRPr="00C33703" w:rsidRDefault="004E718C" w:rsidP="00C33703">
      <w:pPr>
        <w:rPr>
          <w:lang w:val="en-GB"/>
        </w:rPr>
      </w:pPr>
      <w:r>
        <w:rPr>
          <w:color w:val="FF0000"/>
          <w:lang w:val="en-GB"/>
        </w:rPr>
        <w:t xml:space="preserve">      </w:t>
      </w:r>
      <w:r w:rsidRPr="00265E36">
        <w:rPr>
          <w:color w:val="FF0000"/>
          <w:lang w:val="en-GB"/>
        </w:rPr>
        <w:t xml:space="preserve">double </w:t>
      </w:r>
      <w:r>
        <w:rPr>
          <w:color w:val="FF0000"/>
          <w:lang w:val="en-GB"/>
        </w:rPr>
        <w:t>temperature</w:t>
      </w:r>
      <w:r w:rsidRPr="00265E36">
        <w:rPr>
          <w:color w:val="FF0000"/>
          <w:lang w:val="en-GB"/>
        </w:rPr>
        <w:t xml:space="preserve">_frequency:cell_methods = “time : </w:t>
      </w:r>
      <w:r>
        <w:rPr>
          <w:color w:val="FF0000"/>
          <w:lang w:val="en-GB"/>
        </w:rPr>
        <w:t xml:space="preserve">temperature </w:t>
      </w:r>
      <w:r w:rsidRPr="00265E36">
        <w:rPr>
          <w:color w:val="FF0000"/>
          <w:lang w:val="en-GB"/>
        </w:rPr>
        <w:t xml:space="preserve">: </w:t>
      </w:r>
      <w:r>
        <w:rPr>
          <w:color w:val="FF0000"/>
          <w:lang w:val="en-GB"/>
        </w:rPr>
        <w:t>count;</w:t>
      </w:r>
    </w:p>
    <w:p w14:paraId="5E966DB8" w14:textId="6D75048F" w:rsidR="00C33703" w:rsidRPr="00C33703" w:rsidRDefault="00C33703" w:rsidP="00C33703">
      <w:pPr>
        <w:rPr>
          <w:lang w:val="en-GB"/>
        </w:rPr>
      </w:pPr>
      <w:r w:rsidRPr="00C33703">
        <w:rPr>
          <w:lang w:val="en-GB"/>
        </w:rPr>
        <w:t xml:space="preserve">      string temperature_frequency:coordinates = "time latitude longitude </w:t>
      </w:r>
      <w:r w:rsidR="00504DF4" w:rsidRPr="00504DF4">
        <w:rPr>
          <w:color w:val="FF0000"/>
          <w:lang w:val="en-GB"/>
        </w:rPr>
        <w:t>temperature</w:t>
      </w:r>
      <w:r w:rsidRPr="00504DF4">
        <w:rPr>
          <w:color w:val="FF0000"/>
          <w:lang w:val="en-GB"/>
        </w:rPr>
        <w:t xml:space="preserve"> </w:t>
      </w:r>
      <w:r w:rsidRPr="00C33703">
        <w:rPr>
          <w:lang w:val="en-GB"/>
        </w:rPr>
        <w:t>trajectory";</w:t>
      </w:r>
    </w:p>
    <w:p w14:paraId="4BFC206F" w14:textId="0E561651" w:rsidR="00C33703" w:rsidRDefault="00C33703" w:rsidP="00C33703">
      <w:pPr>
        <w:rPr>
          <w:lang w:val="en-GB"/>
        </w:rPr>
      </w:pPr>
      <w:r w:rsidRPr="00C33703">
        <w:rPr>
          <w:lang w:val="en-GB"/>
        </w:rPr>
        <w:t xml:space="preserve">      string temperature_frequency:coverage_content_type = "physicalMeasurement";</w:t>
      </w:r>
    </w:p>
    <w:p w14:paraId="17A2DC2C" w14:textId="60C9B234" w:rsidR="004E718C" w:rsidRDefault="004E718C" w:rsidP="00C33703">
      <w:pPr>
        <w:rPr>
          <w:lang w:val="en-GB"/>
        </w:rPr>
      </w:pPr>
    </w:p>
    <w:p w14:paraId="34C66549" w14:textId="77777777" w:rsidR="004E718C" w:rsidRPr="00C33703" w:rsidRDefault="004E718C" w:rsidP="00C33703">
      <w:pPr>
        <w:rPr>
          <w:lang w:val="en-GB"/>
        </w:rPr>
      </w:pPr>
    </w:p>
    <w:p w14:paraId="22750E14" w14:textId="77777777" w:rsidR="00C33703" w:rsidRPr="00C33703" w:rsidRDefault="00C33703" w:rsidP="00C33703">
      <w:pPr>
        <w:rPr>
          <w:lang w:val="en-GB"/>
        </w:rPr>
      </w:pPr>
      <w:r w:rsidRPr="00C33703">
        <w:rPr>
          <w:lang w:val="en-GB"/>
        </w:rPr>
        <w:t xml:space="preserve">      </w:t>
      </w:r>
    </w:p>
    <w:p w14:paraId="7FA9E13D" w14:textId="27237C2D" w:rsidR="00C33703" w:rsidRPr="00C33703" w:rsidRDefault="00C33703" w:rsidP="00C33703">
      <w:pPr>
        <w:rPr>
          <w:lang w:val="en-GB"/>
        </w:rPr>
      </w:pPr>
      <w:r w:rsidRPr="00C33703">
        <w:rPr>
          <w:lang w:val="en-GB"/>
        </w:rPr>
        <w:t xml:space="preserve">    </w:t>
      </w:r>
      <w:r>
        <w:rPr>
          <w:lang w:val="en-GB"/>
        </w:rPr>
        <w:t xml:space="preserve"> </w:t>
      </w:r>
      <w:r w:rsidRPr="00C33703">
        <w:rPr>
          <w:lang w:val="en-GB"/>
        </w:rPr>
        <w:t>double PDTtemperature</w:t>
      </w:r>
      <w:r w:rsidR="00504DF4">
        <w:rPr>
          <w:lang w:val="en-GB"/>
        </w:rPr>
        <w:t>_Min</w:t>
      </w:r>
      <w:r w:rsidRPr="00C33703">
        <w:rPr>
          <w:lang w:val="en-GB"/>
        </w:rPr>
        <w:t>(time, bins</w:t>
      </w:r>
      <w:r w:rsidR="00E16502">
        <w:rPr>
          <w:lang w:val="en-GB"/>
        </w:rPr>
        <w:t>_pdt</w:t>
      </w:r>
      <w:r w:rsidRPr="00C33703">
        <w:rPr>
          <w:lang w:val="en-GB"/>
        </w:rPr>
        <w:t>);</w:t>
      </w:r>
    </w:p>
    <w:p w14:paraId="3332E868" w14:textId="5F94334A" w:rsidR="00C33703" w:rsidRPr="00C33703" w:rsidRDefault="00C33703" w:rsidP="00C33703">
      <w:pPr>
        <w:rPr>
          <w:lang w:val="en-GB"/>
        </w:rPr>
      </w:pPr>
      <w:r w:rsidRPr="00C33703">
        <w:rPr>
          <w:lang w:val="en-GB"/>
        </w:rPr>
        <w:t xml:space="preserve">      string PDTtemperature</w:t>
      </w:r>
      <w:r w:rsidR="00504DF4">
        <w:rPr>
          <w:lang w:val="en-GB"/>
        </w:rPr>
        <w:t>_Min</w:t>
      </w:r>
      <w:r w:rsidRPr="00C33703">
        <w:rPr>
          <w:lang w:val="en-GB"/>
        </w:rPr>
        <w:t>:long_name = "Minimum and maximum temperatures at dynamic depth intervals";</w:t>
      </w:r>
    </w:p>
    <w:p w14:paraId="430AB260" w14:textId="657CF962" w:rsidR="00C33703" w:rsidRPr="00C33703" w:rsidRDefault="00C33703" w:rsidP="00C33703">
      <w:pPr>
        <w:rPr>
          <w:lang w:val="en-GB"/>
        </w:rPr>
      </w:pPr>
      <w:r w:rsidRPr="00C33703">
        <w:rPr>
          <w:lang w:val="en-GB"/>
        </w:rPr>
        <w:t xml:space="preserve">      string PDTtemperature</w:t>
      </w:r>
      <w:r w:rsidR="00504DF4">
        <w:rPr>
          <w:lang w:val="en-GB"/>
        </w:rPr>
        <w:t>_Min</w:t>
      </w:r>
      <w:r w:rsidRPr="00C33703">
        <w:rPr>
          <w:lang w:val="en-GB"/>
        </w:rPr>
        <w:t>:units = "degrees_C";</w:t>
      </w:r>
    </w:p>
    <w:p w14:paraId="0C69E97D" w14:textId="14B32B42" w:rsidR="00C33703" w:rsidRPr="00C33703" w:rsidRDefault="00C33703" w:rsidP="00C33703">
      <w:pPr>
        <w:rPr>
          <w:lang w:val="en-GB"/>
        </w:rPr>
      </w:pPr>
      <w:r w:rsidRPr="00C33703">
        <w:rPr>
          <w:lang w:val="en-GB"/>
        </w:rPr>
        <w:t xml:space="preserve">      double PDTtemperature</w:t>
      </w:r>
      <w:r w:rsidR="00504DF4">
        <w:rPr>
          <w:lang w:val="en-GB"/>
        </w:rPr>
        <w:t>_Min</w:t>
      </w:r>
      <w:r w:rsidRPr="00C33703">
        <w:rPr>
          <w:lang w:val="en-GB"/>
        </w:rPr>
        <w:t xml:space="preserve">:_FillValue = </w:t>
      </w:r>
      <w:r w:rsidR="006B305A">
        <w:rPr>
          <w:lang w:val="en-GB"/>
        </w:rPr>
        <w:t>NaN;</w:t>
      </w:r>
    </w:p>
    <w:p w14:paraId="562F275E" w14:textId="0B0023E8" w:rsidR="00C33703" w:rsidRPr="00C33703" w:rsidRDefault="00C33703" w:rsidP="00C33703">
      <w:pPr>
        <w:rPr>
          <w:lang w:val="en-GB"/>
        </w:rPr>
      </w:pPr>
      <w:r w:rsidRPr="00C33703">
        <w:rPr>
          <w:lang w:val="en-GB"/>
        </w:rPr>
        <w:t xml:space="preserve">      double PDTtemperature</w:t>
      </w:r>
      <w:r w:rsidR="00504DF4">
        <w:rPr>
          <w:lang w:val="en-GB"/>
        </w:rPr>
        <w:t>_Min</w:t>
      </w:r>
      <w:r w:rsidRPr="00C33703">
        <w:rPr>
          <w:lang w:val="en-GB"/>
        </w:rPr>
        <w:t>:valid_max = 32.0;</w:t>
      </w:r>
    </w:p>
    <w:p w14:paraId="6A061B82" w14:textId="31CC5550" w:rsidR="00C33703" w:rsidRDefault="00C33703" w:rsidP="00C33703">
      <w:pPr>
        <w:rPr>
          <w:lang w:val="en-GB"/>
        </w:rPr>
      </w:pPr>
      <w:r w:rsidRPr="00C33703">
        <w:rPr>
          <w:lang w:val="en-GB"/>
        </w:rPr>
        <w:t xml:space="preserve">      double PDTtemperature</w:t>
      </w:r>
      <w:r w:rsidR="00504DF4">
        <w:rPr>
          <w:lang w:val="en-GB"/>
        </w:rPr>
        <w:t>_Min</w:t>
      </w:r>
      <w:r w:rsidRPr="00C33703">
        <w:rPr>
          <w:lang w:val="en-GB"/>
        </w:rPr>
        <w:t>:valid_min = -2.0;</w:t>
      </w:r>
    </w:p>
    <w:p w14:paraId="11574723" w14:textId="484B2B72" w:rsidR="00504DF4" w:rsidRPr="00C33703" w:rsidRDefault="00504DF4" w:rsidP="00C33703">
      <w:pPr>
        <w:rPr>
          <w:lang w:val="en-GB"/>
        </w:rPr>
      </w:pPr>
      <w:r>
        <w:rPr>
          <w:color w:val="FF0000"/>
          <w:lang w:val="en-GB"/>
        </w:rPr>
        <w:t xml:space="preserve">      </w:t>
      </w:r>
      <w:r w:rsidRPr="00265E36">
        <w:rPr>
          <w:color w:val="FF0000"/>
          <w:lang w:val="en-GB"/>
        </w:rPr>
        <w:t xml:space="preserve">double </w:t>
      </w:r>
      <w:r w:rsidRPr="00504DF4">
        <w:rPr>
          <w:color w:val="FF0000"/>
          <w:lang w:val="en-GB"/>
        </w:rPr>
        <w:t>PDTtemperature_Min</w:t>
      </w:r>
      <w:r w:rsidRPr="00265E36">
        <w:rPr>
          <w:color w:val="FF0000"/>
          <w:lang w:val="en-GB"/>
        </w:rPr>
        <w:t xml:space="preserve">:cell_methods = “time : </w:t>
      </w:r>
      <w:r>
        <w:rPr>
          <w:color w:val="FF0000"/>
          <w:lang w:val="en-GB"/>
        </w:rPr>
        <w:t xml:space="preserve">depth </w:t>
      </w:r>
      <w:r w:rsidRPr="00265E36">
        <w:rPr>
          <w:color w:val="FF0000"/>
          <w:lang w:val="en-GB"/>
        </w:rPr>
        <w:t xml:space="preserve">: </w:t>
      </w:r>
      <w:r>
        <w:rPr>
          <w:color w:val="FF0000"/>
          <w:lang w:val="en-GB"/>
        </w:rPr>
        <w:t>min;</w:t>
      </w:r>
    </w:p>
    <w:p w14:paraId="075A4CAE" w14:textId="5C35DE39" w:rsidR="00C33703" w:rsidRPr="00C33703" w:rsidRDefault="00C33703" w:rsidP="00C33703">
      <w:pPr>
        <w:rPr>
          <w:lang w:val="en-GB"/>
        </w:rPr>
      </w:pPr>
      <w:r w:rsidRPr="00C33703">
        <w:rPr>
          <w:lang w:val="en-GB"/>
        </w:rPr>
        <w:t xml:space="preserve">      string PDTtemperature</w:t>
      </w:r>
      <w:r w:rsidR="00504DF4">
        <w:rPr>
          <w:lang w:val="en-GB"/>
        </w:rPr>
        <w:t>_Min</w:t>
      </w:r>
      <w:r w:rsidRPr="00C33703">
        <w:rPr>
          <w:lang w:val="en-GB"/>
        </w:rPr>
        <w:t>:coordinates = "time latitude longitude PDTdepth trajectory";</w:t>
      </w:r>
    </w:p>
    <w:p w14:paraId="2E3C6BC1" w14:textId="5F90F3E9" w:rsidR="00C33703" w:rsidRPr="00C33703" w:rsidRDefault="00C33703" w:rsidP="00C33703">
      <w:pPr>
        <w:rPr>
          <w:lang w:val="en-GB"/>
        </w:rPr>
      </w:pPr>
      <w:r w:rsidRPr="00C33703">
        <w:rPr>
          <w:lang w:val="en-GB"/>
        </w:rPr>
        <w:t xml:space="preserve">      string PDTtemperature</w:t>
      </w:r>
      <w:r w:rsidR="00504DF4">
        <w:rPr>
          <w:lang w:val="en-GB"/>
        </w:rPr>
        <w:t>_Min</w:t>
      </w:r>
      <w:r w:rsidRPr="00C33703">
        <w:rPr>
          <w:lang w:val="en-GB"/>
        </w:rPr>
        <w:t>:coverage_content_type = "physicalMeasurement";</w:t>
      </w:r>
    </w:p>
    <w:p w14:paraId="5EFE9BF6" w14:textId="4FEFE648" w:rsidR="003D503D" w:rsidRDefault="00C33703" w:rsidP="00C33703">
      <w:pPr>
        <w:rPr>
          <w:lang w:val="en-GB"/>
        </w:rPr>
      </w:pPr>
      <w:r w:rsidRPr="00C33703">
        <w:rPr>
          <w:lang w:val="en-GB"/>
        </w:rPr>
        <w:t xml:space="preserve">      string PDTtemperature</w:t>
      </w:r>
      <w:r w:rsidR="00504DF4">
        <w:rPr>
          <w:lang w:val="en-GB"/>
        </w:rPr>
        <w:t>_Min</w:t>
      </w:r>
      <w:r w:rsidRPr="00C33703">
        <w:rPr>
          <w:lang w:val="en-GB"/>
        </w:rPr>
        <w:t>:comment = "Minimum temperatures over time for PAT dynamic PDT depth intervals in transmitted daily summary data";</w:t>
      </w:r>
    </w:p>
    <w:p w14:paraId="68B205D4" w14:textId="4A648561" w:rsidR="003D503D" w:rsidRDefault="003D503D" w:rsidP="003D503D">
      <w:pPr>
        <w:rPr>
          <w:lang w:val="en-GB"/>
        </w:rPr>
      </w:pPr>
    </w:p>
    <w:p w14:paraId="0396F6A1" w14:textId="06E6858E" w:rsidR="00504DF4" w:rsidRPr="00C33703" w:rsidRDefault="00504DF4" w:rsidP="00504DF4">
      <w:pPr>
        <w:rPr>
          <w:lang w:val="en-GB"/>
        </w:rPr>
      </w:pPr>
      <w:r w:rsidRPr="00C33703">
        <w:rPr>
          <w:lang w:val="en-GB"/>
        </w:rPr>
        <w:t xml:space="preserve">    </w:t>
      </w:r>
      <w:r>
        <w:rPr>
          <w:lang w:val="en-GB"/>
        </w:rPr>
        <w:t xml:space="preserve"> </w:t>
      </w:r>
      <w:r w:rsidRPr="00C33703">
        <w:rPr>
          <w:lang w:val="en-GB"/>
        </w:rPr>
        <w:t>double PDTtemperature</w:t>
      </w:r>
      <w:r>
        <w:rPr>
          <w:lang w:val="en-GB"/>
        </w:rPr>
        <w:t>_Max</w:t>
      </w:r>
      <w:r w:rsidRPr="00C33703">
        <w:rPr>
          <w:lang w:val="en-GB"/>
        </w:rPr>
        <w:t>(time, bins</w:t>
      </w:r>
      <w:r>
        <w:rPr>
          <w:lang w:val="en-GB"/>
        </w:rPr>
        <w:t>_pdt</w:t>
      </w:r>
      <w:r w:rsidRPr="00C33703">
        <w:rPr>
          <w:lang w:val="en-GB"/>
        </w:rPr>
        <w:t>);</w:t>
      </w:r>
    </w:p>
    <w:p w14:paraId="51803470" w14:textId="65C97AE4" w:rsidR="00504DF4" w:rsidRPr="00C33703" w:rsidRDefault="00504DF4" w:rsidP="00504DF4">
      <w:pPr>
        <w:rPr>
          <w:lang w:val="en-GB"/>
        </w:rPr>
      </w:pPr>
      <w:r w:rsidRPr="00C33703">
        <w:rPr>
          <w:lang w:val="en-GB"/>
        </w:rPr>
        <w:t xml:space="preserve">      string PDTtemperature</w:t>
      </w:r>
      <w:r>
        <w:rPr>
          <w:lang w:val="en-GB"/>
        </w:rPr>
        <w:t>_Max</w:t>
      </w:r>
      <w:r w:rsidRPr="00C33703">
        <w:rPr>
          <w:lang w:val="en-GB"/>
        </w:rPr>
        <w:t>:long_name = "Minimum and maximum temperatures at dynamic depth intervals";</w:t>
      </w:r>
    </w:p>
    <w:p w14:paraId="3E687E23" w14:textId="0B051F94" w:rsidR="00504DF4" w:rsidRPr="00C33703" w:rsidRDefault="00504DF4" w:rsidP="00504DF4">
      <w:pPr>
        <w:rPr>
          <w:lang w:val="en-GB"/>
        </w:rPr>
      </w:pPr>
      <w:r w:rsidRPr="00C33703">
        <w:rPr>
          <w:lang w:val="en-GB"/>
        </w:rPr>
        <w:t xml:space="preserve">      string PDTtemperature</w:t>
      </w:r>
      <w:r>
        <w:rPr>
          <w:lang w:val="en-GB"/>
        </w:rPr>
        <w:t>_Max</w:t>
      </w:r>
      <w:r w:rsidRPr="00C33703">
        <w:rPr>
          <w:lang w:val="en-GB"/>
        </w:rPr>
        <w:t>:units = "degrees_C";</w:t>
      </w:r>
    </w:p>
    <w:p w14:paraId="49BBC933" w14:textId="270080C8" w:rsidR="00504DF4" w:rsidRPr="00C33703" w:rsidRDefault="00504DF4" w:rsidP="00504DF4">
      <w:pPr>
        <w:rPr>
          <w:lang w:val="en-GB"/>
        </w:rPr>
      </w:pPr>
      <w:r w:rsidRPr="00C33703">
        <w:rPr>
          <w:lang w:val="en-GB"/>
        </w:rPr>
        <w:t xml:space="preserve">      double PDTtemperature</w:t>
      </w:r>
      <w:r>
        <w:rPr>
          <w:lang w:val="en-GB"/>
        </w:rPr>
        <w:t>_Max</w:t>
      </w:r>
      <w:r w:rsidRPr="00C33703">
        <w:rPr>
          <w:lang w:val="en-GB"/>
        </w:rPr>
        <w:t xml:space="preserve">:_FillValue = </w:t>
      </w:r>
      <w:r>
        <w:rPr>
          <w:lang w:val="en-GB"/>
        </w:rPr>
        <w:t>NaN;</w:t>
      </w:r>
    </w:p>
    <w:p w14:paraId="4422841E" w14:textId="2FAC778A" w:rsidR="00504DF4" w:rsidRPr="00C33703" w:rsidRDefault="00504DF4" w:rsidP="00504DF4">
      <w:pPr>
        <w:rPr>
          <w:lang w:val="en-GB"/>
        </w:rPr>
      </w:pPr>
      <w:r w:rsidRPr="00C33703">
        <w:rPr>
          <w:lang w:val="en-GB"/>
        </w:rPr>
        <w:t xml:space="preserve">      double PDTtemperature</w:t>
      </w:r>
      <w:r>
        <w:rPr>
          <w:lang w:val="en-GB"/>
        </w:rPr>
        <w:t>_Max</w:t>
      </w:r>
      <w:r w:rsidRPr="00C33703">
        <w:rPr>
          <w:lang w:val="en-GB"/>
        </w:rPr>
        <w:t>:valid_max = 32.0;</w:t>
      </w:r>
    </w:p>
    <w:p w14:paraId="7B333D86" w14:textId="12EF01EB" w:rsidR="00504DF4" w:rsidRDefault="00504DF4" w:rsidP="00504DF4">
      <w:pPr>
        <w:rPr>
          <w:lang w:val="en-GB"/>
        </w:rPr>
      </w:pPr>
      <w:r w:rsidRPr="00C33703">
        <w:rPr>
          <w:lang w:val="en-GB"/>
        </w:rPr>
        <w:t xml:space="preserve">      double PDTtemperature</w:t>
      </w:r>
      <w:r>
        <w:rPr>
          <w:lang w:val="en-GB"/>
        </w:rPr>
        <w:t>_Max</w:t>
      </w:r>
      <w:r w:rsidRPr="00C33703">
        <w:rPr>
          <w:lang w:val="en-GB"/>
        </w:rPr>
        <w:t>:valid_min = -2.0;</w:t>
      </w:r>
    </w:p>
    <w:p w14:paraId="77CC3A95" w14:textId="79857E60" w:rsidR="00504DF4" w:rsidRPr="00C33703" w:rsidRDefault="00504DF4" w:rsidP="00504DF4">
      <w:pPr>
        <w:rPr>
          <w:lang w:val="en-GB"/>
        </w:rPr>
      </w:pPr>
      <w:r>
        <w:rPr>
          <w:color w:val="FF0000"/>
          <w:lang w:val="en-GB"/>
        </w:rPr>
        <w:t xml:space="preserve">      </w:t>
      </w:r>
      <w:r w:rsidRPr="00265E36">
        <w:rPr>
          <w:color w:val="FF0000"/>
          <w:lang w:val="en-GB"/>
        </w:rPr>
        <w:t xml:space="preserve">double </w:t>
      </w:r>
      <w:r w:rsidRPr="00504DF4">
        <w:rPr>
          <w:color w:val="FF0000"/>
          <w:lang w:val="en-GB"/>
        </w:rPr>
        <w:t>PDTtemperature</w:t>
      </w:r>
      <w:r>
        <w:rPr>
          <w:color w:val="FF0000"/>
          <w:lang w:val="en-GB"/>
        </w:rPr>
        <w:t>_Max</w:t>
      </w:r>
      <w:r w:rsidRPr="00265E36">
        <w:rPr>
          <w:color w:val="FF0000"/>
          <w:lang w:val="en-GB"/>
        </w:rPr>
        <w:t xml:space="preserve">:cell_methods = “time : </w:t>
      </w:r>
      <w:r>
        <w:rPr>
          <w:color w:val="FF0000"/>
          <w:lang w:val="en-GB"/>
        </w:rPr>
        <w:t xml:space="preserve">depth </w:t>
      </w:r>
      <w:r w:rsidRPr="00265E36">
        <w:rPr>
          <w:color w:val="FF0000"/>
          <w:lang w:val="en-GB"/>
        </w:rPr>
        <w:t xml:space="preserve">: </w:t>
      </w:r>
      <w:r w:rsidR="005A578B">
        <w:rPr>
          <w:color w:val="FF0000"/>
          <w:lang w:val="en-GB"/>
        </w:rPr>
        <w:t>max</w:t>
      </w:r>
      <w:r>
        <w:rPr>
          <w:color w:val="FF0000"/>
          <w:lang w:val="en-GB"/>
        </w:rPr>
        <w:t>;</w:t>
      </w:r>
    </w:p>
    <w:p w14:paraId="70F05E89" w14:textId="350208A6" w:rsidR="00504DF4" w:rsidRPr="00C33703" w:rsidRDefault="00504DF4" w:rsidP="00504DF4">
      <w:pPr>
        <w:rPr>
          <w:lang w:val="en-GB"/>
        </w:rPr>
      </w:pPr>
      <w:r w:rsidRPr="00C33703">
        <w:rPr>
          <w:lang w:val="en-GB"/>
        </w:rPr>
        <w:t xml:space="preserve">      string PDTtemperature</w:t>
      </w:r>
      <w:r>
        <w:rPr>
          <w:lang w:val="en-GB"/>
        </w:rPr>
        <w:t>_Max</w:t>
      </w:r>
      <w:r w:rsidRPr="00C33703">
        <w:rPr>
          <w:lang w:val="en-GB"/>
        </w:rPr>
        <w:t>:coordinates = "time latitude longitude PDTdepth trajectory";</w:t>
      </w:r>
    </w:p>
    <w:p w14:paraId="5067AA13" w14:textId="2DDE1ED7" w:rsidR="00504DF4" w:rsidRPr="00C33703" w:rsidRDefault="00504DF4" w:rsidP="00504DF4">
      <w:pPr>
        <w:rPr>
          <w:lang w:val="en-GB"/>
        </w:rPr>
      </w:pPr>
      <w:r w:rsidRPr="00C33703">
        <w:rPr>
          <w:lang w:val="en-GB"/>
        </w:rPr>
        <w:t xml:space="preserve">      string PDTtemperature</w:t>
      </w:r>
      <w:r>
        <w:rPr>
          <w:lang w:val="en-GB"/>
        </w:rPr>
        <w:t>_Max</w:t>
      </w:r>
      <w:r w:rsidRPr="00C33703">
        <w:rPr>
          <w:lang w:val="en-GB"/>
        </w:rPr>
        <w:t>:coverage_content_type = "physicalMeasurement";</w:t>
      </w:r>
    </w:p>
    <w:p w14:paraId="33F481EE" w14:textId="5544593E" w:rsidR="00504DF4" w:rsidRDefault="00504DF4" w:rsidP="00504DF4">
      <w:pPr>
        <w:rPr>
          <w:lang w:val="en-GB"/>
        </w:rPr>
      </w:pPr>
      <w:r w:rsidRPr="00C33703">
        <w:rPr>
          <w:lang w:val="en-GB"/>
        </w:rPr>
        <w:t xml:space="preserve">      string PDTtemperature</w:t>
      </w:r>
      <w:r>
        <w:rPr>
          <w:lang w:val="en-GB"/>
        </w:rPr>
        <w:t>_Max</w:t>
      </w:r>
      <w:r w:rsidRPr="00C33703">
        <w:rPr>
          <w:lang w:val="en-GB"/>
        </w:rPr>
        <w:t>:comment = "Minimum temperatures over time for PAT dynamic PDT depth intervals in transmitted daily summary data";</w:t>
      </w:r>
    </w:p>
    <w:p w14:paraId="0D5DC8E9" w14:textId="7DC4E72B" w:rsidR="00504DF4" w:rsidRDefault="00504DF4" w:rsidP="003D503D">
      <w:pPr>
        <w:rPr>
          <w:lang w:val="en-GB"/>
        </w:rPr>
      </w:pPr>
    </w:p>
    <w:p w14:paraId="05E553D6" w14:textId="77777777" w:rsidR="00504DF4" w:rsidRDefault="00504DF4" w:rsidP="003D503D">
      <w:pPr>
        <w:rPr>
          <w:lang w:val="en-GB"/>
        </w:rPr>
      </w:pPr>
    </w:p>
    <w:p w14:paraId="10969193" w14:textId="77777777" w:rsidR="00B751B1" w:rsidRPr="00924BB6" w:rsidRDefault="00B751B1" w:rsidP="00B751B1">
      <w:pPr>
        <w:rPr>
          <w:lang w:val="en-GB"/>
        </w:rPr>
      </w:pPr>
    </w:p>
    <w:p w14:paraId="7B5B7C08" w14:textId="77777777" w:rsidR="00B751B1" w:rsidRPr="00924BB6" w:rsidRDefault="00B751B1" w:rsidP="00B751B1">
      <w:pPr>
        <w:rPr>
          <w:b/>
          <w:i/>
          <w:lang w:val="en-GB"/>
        </w:rPr>
      </w:pPr>
      <w:r w:rsidRPr="00924BB6">
        <w:rPr>
          <w:b/>
          <w:i/>
          <w:lang w:val="en-GB"/>
        </w:rPr>
        <w:t xml:space="preserve">  // global attributes:</w:t>
      </w:r>
    </w:p>
    <w:p w14:paraId="7FB2319E" w14:textId="77777777" w:rsidR="00B751B1" w:rsidRPr="00924BB6" w:rsidRDefault="00B751B1" w:rsidP="00B751B1">
      <w:pPr>
        <w:rPr>
          <w:b/>
          <w:i/>
          <w:lang w:val="en-GB"/>
        </w:rPr>
      </w:pPr>
      <w:r w:rsidRPr="00924BB6">
        <w:rPr>
          <w:lang w:val="en-GB"/>
        </w:rPr>
        <w:t xml:space="preserve">    </w:t>
      </w:r>
      <w:r w:rsidRPr="00924BB6">
        <w:rPr>
          <w:b/>
          <w:i/>
          <w:lang w:val="en-GB"/>
        </w:rPr>
        <w:t>// CF-ACDD global attributes</w:t>
      </w:r>
    </w:p>
    <w:p w14:paraId="72267E32" w14:textId="77777777" w:rsidR="00B751B1" w:rsidRPr="00924BB6" w:rsidRDefault="00B751B1" w:rsidP="00B751B1">
      <w:pPr>
        <w:rPr>
          <w:lang w:val="en-GB"/>
        </w:rPr>
      </w:pPr>
      <w:r w:rsidRPr="00924BB6">
        <w:rPr>
          <w:lang w:val="en-GB"/>
        </w:rPr>
        <w:t xml:space="preserve">  </w:t>
      </w:r>
    </w:p>
    <w:p w14:paraId="49C4317C" w14:textId="0DE23D9E" w:rsidR="00B751B1" w:rsidRPr="00924BB6" w:rsidRDefault="00B751B1" w:rsidP="00B751B1">
      <w:pPr>
        <w:rPr>
          <w:lang w:val="en-GB"/>
        </w:rPr>
      </w:pPr>
      <w:r w:rsidRPr="00924BB6">
        <w:rPr>
          <w:lang w:val="en-GB"/>
        </w:rPr>
        <w:t xml:space="preserve">    string :Conventions = "CF-1.</w:t>
      </w:r>
      <w:r w:rsidR="00BB5133">
        <w:rPr>
          <w:lang w:val="en-GB"/>
        </w:rPr>
        <w:t>7</w:t>
      </w:r>
      <w:r w:rsidRPr="00924BB6">
        <w:rPr>
          <w:lang w:val="en-GB"/>
        </w:rPr>
        <w:t>, ACDD 1.3, COARDS";</w:t>
      </w:r>
    </w:p>
    <w:p w14:paraId="06AB3C7D" w14:textId="77777777" w:rsidR="00B751B1" w:rsidRPr="00924BB6" w:rsidRDefault="00B751B1" w:rsidP="00B751B1">
      <w:pPr>
        <w:rPr>
          <w:lang w:val="en-GB"/>
        </w:rPr>
      </w:pPr>
      <w:r w:rsidRPr="00924BB6">
        <w:rPr>
          <w:lang w:val="en-GB"/>
        </w:rPr>
        <w:t xml:space="preserve">    string :Metadata_Conventions = "Unidata Dataset Discovery v1.3";</w:t>
      </w:r>
    </w:p>
    <w:p w14:paraId="723C4419" w14:textId="77777777" w:rsidR="00B751B1" w:rsidRPr="00924BB6" w:rsidRDefault="00B751B1" w:rsidP="00B751B1">
      <w:pPr>
        <w:rPr>
          <w:lang w:val="en-GB"/>
        </w:rPr>
      </w:pPr>
      <w:r w:rsidRPr="00924BB6">
        <w:rPr>
          <w:lang w:val="en-GB"/>
        </w:rPr>
        <w:t xml:space="preserve">    string :featureType = "trajectory";</w:t>
      </w:r>
    </w:p>
    <w:p w14:paraId="0D0D783C" w14:textId="77777777" w:rsidR="00B751B1" w:rsidRPr="00924BB6" w:rsidRDefault="00B751B1" w:rsidP="00B751B1">
      <w:pPr>
        <w:rPr>
          <w:lang w:val="en-GB"/>
        </w:rPr>
      </w:pPr>
      <w:r w:rsidRPr="00924BB6">
        <w:rPr>
          <w:lang w:val="en-GB"/>
        </w:rPr>
        <w:t xml:space="preserve">    string :cdm_data_type = "Trajectory";</w:t>
      </w:r>
    </w:p>
    <w:p w14:paraId="58CA40BB" w14:textId="77777777" w:rsidR="00B751B1" w:rsidRPr="00924BB6" w:rsidRDefault="00B751B1" w:rsidP="00B751B1">
      <w:pPr>
        <w:rPr>
          <w:lang w:val="en-GB"/>
        </w:rPr>
      </w:pPr>
      <w:r w:rsidRPr="00924BB6">
        <w:rPr>
          <w:lang w:val="en-GB"/>
        </w:rPr>
        <w:t xml:space="preserve">    string :nodc_template_version = "NODC_NetCDF_Trajectory_Template_v2.0, ATN extension";</w:t>
      </w:r>
    </w:p>
    <w:p w14:paraId="622222D8" w14:textId="77777777" w:rsidR="00B751B1" w:rsidRPr="00924BB6" w:rsidRDefault="00B751B1" w:rsidP="00B751B1">
      <w:pPr>
        <w:rPr>
          <w:lang w:val="en-GB"/>
        </w:rPr>
      </w:pPr>
      <w:r w:rsidRPr="00924BB6">
        <w:rPr>
          <w:lang w:val="en-GB"/>
        </w:rPr>
        <w:t xml:space="preserve">    string :standard_name_vocabulary = "CF Standard Name Table v27";</w:t>
      </w:r>
    </w:p>
    <w:p w14:paraId="529F9B4C" w14:textId="77777777" w:rsidR="00B751B1" w:rsidRPr="00924BB6" w:rsidRDefault="00B751B1" w:rsidP="00B751B1">
      <w:pPr>
        <w:rPr>
          <w:lang w:val="en-GB"/>
        </w:rPr>
      </w:pPr>
      <w:r w:rsidRPr="00924BB6">
        <w:rPr>
          <w:lang w:val="en-GB"/>
        </w:rPr>
        <w:t xml:space="preserve">    string :title = "Animal telemetry archival tag netCDF template";</w:t>
      </w:r>
    </w:p>
    <w:p w14:paraId="5015A2DA" w14:textId="77777777" w:rsidR="00B751B1" w:rsidRPr="00924BB6" w:rsidRDefault="00B751B1" w:rsidP="00B751B1">
      <w:pPr>
        <w:rPr>
          <w:lang w:val="en-GB"/>
        </w:rPr>
      </w:pPr>
      <w:r w:rsidRPr="00924BB6">
        <w:rPr>
          <w:lang w:val="en-GB"/>
        </w:rPr>
        <w:t xml:space="preserve">    string :source = "atn.noaa.gov";</w:t>
      </w:r>
    </w:p>
    <w:p w14:paraId="691562C7" w14:textId="68E11CE7" w:rsidR="00B751B1" w:rsidRPr="00924BB6" w:rsidRDefault="00B751B1" w:rsidP="00B751B1">
      <w:pPr>
        <w:rPr>
          <w:lang w:val="en-GB"/>
        </w:rPr>
      </w:pPr>
      <w:r w:rsidRPr="00924BB6">
        <w:rPr>
          <w:lang w:val="en-GB"/>
        </w:rPr>
        <w:t xml:space="preserve">    string :platform = "Thunnus obesus";</w:t>
      </w:r>
    </w:p>
    <w:p w14:paraId="747B6779" w14:textId="77777777" w:rsidR="00B751B1" w:rsidRPr="00924BB6" w:rsidRDefault="00B751B1" w:rsidP="00B751B1">
      <w:pPr>
        <w:rPr>
          <w:lang w:val="en-GB"/>
        </w:rPr>
      </w:pPr>
      <w:r w:rsidRPr="00924BB6">
        <w:rPr>
          <w:lang w:val="en-GB"/>
        </w:rPr>
        <w:t xml:space="preserve">    string :instrument = "Wildlife Computers MK9";</w:t>
      </w:r>
    </w:p>
    <w:p w14:paraId="3D3D7E79" w14:textId="77777777" w:rsidR="00B751B1" w:rsidRPr="00924BB6" w:rsidRDefault="00B751B1" w:rsidP="00B751B1">
      <w:pPr>
        <w:rPr>
          <w:lang w:val="en-GB"/>
        </w:rPr>
      </w:pPr>
      <w:r w:rsidRPr="00924BB6">
        <w:rPr>
          <w:lang w:val="en-GB"/>
        </w:rPr>
        <w:t xml:space="preserve">    string :uuid = "70e37fb7-da57-4dee-81f4-f965a3c08762";</w:t>
      </w:r>
    </w:p>
    <w:p w14:paraId="7B29C8FC" w14:textId="77777777" w:rsidR="00B751B1" w:rsidRPr="00924BB6" w:rsidRDefault="00B751B1" w:rsidP="00B751B1">
      <w:pPr>
        <w:rPr>
          <w:lang w:val="en-GB"/>
        </w:rPr>
      </w:pPr>
      <w:r w:rsidRPr="00924BB6">
        <w:rPr>
          <w:lang w:val="en-GB"/>
        </w:rPr>
        <w:t xml:space="preserve">    string :id = "10.5067/ATN_00001";   // Dataset DOI</w:t>
      </w:r>
    </w:p>
    <w:p w14:paraId="0D10745F" w14:textId="77777777" w:rsidR="00B751B1" w:rsidRPr="00924BB6" w:rsidRDefault="00B751B1" w:rsidP="00B751B1">
      <w:pPr>
        <w:rPr>
          <w:lang w:val="en-GB"/>
        </w:rPr>
      </w:pPr>
      <w:r w:rsidRPr="00924BB6">
        <w:rPr>
          <w:lang w:val="en-GB"/>
        </w:rPr>
        <w:t xml:space="preserve">    string :metadata_link = "https://atn.noaa.gov/dataset/ATN_00001"</w:t>
      </w:r>
    </w:p>
    <w:p w14:paraId="4B4D07B3" w14:textId="77777777" w:rsidR="00B751B1" w:rsidRPr="00924BB6" w:rsidRDefault="00B751B1" w:rsidP="00B751B1">
      <w:pPr>
        <w:rPr>
          <w:lang w:val="en-GB"/>
        </w:rPr>
      </w:pPr>
      <w:r w:rsidRPr="00924BB6">
        <w:rPr>
          <w:lang w:val="en-GB"/>
        </w:rPr>
        <w:lastRenderedPageBreak/>
        <w:t xml:space="preserve">    string :references = "Fuller, Daniel &amp; Schaefer, Kurt &amp; Hampton, John &amp; Caillot, Sylvain &amp; Leroy, Bruno &amp; Itano, David. (2015). Vertical movements, behavior, and habitat of bigeye tuna (Thunnus obesus) in the equatorial central Pacific Ocean. Fisheries Research. 172. 57-70. 10.1016/j.fishres.2015.06.024.";</w:t>
      </w:r>
    </w:p>
    <w:p w14:paraId="652D37CA" w14:textId="77777777" w:rsidR="00B751B1" w:rsidRPr="00924BB6" w:rsidRDefault="00B751B1" w:rsidP="00B751B1">
      <w:pPr>
        <w:rPr>
          <w:lang w:val="en-GB"/>
        </w:rPr>
      </w:pPr>
      <w:r w:rsidRPr="00924BB6">
        <w:rPr>
          <w:lang w:val="en-GB"/>
        </w:rPr>
        <w:t xml:space="preserve">    string :sea_name = "Pacific";</w:t>
      </w:r>
    </w:p>
    <w:p w14:paraId="12C23174" w14:textId="77777777" w:rsidR="00B751B1" w:rsidRPr="00924BB6" w:rsidRDefault="00B751B1" w:rsidP="00B751B1">
      <w:pPr>
        <w:rPr>
          <w:lang w:val="en-GB"/>
        </w:rPr>
      </w:pPr>
      <w:r w:rsidRPr="00924BB6">
        <w:rPr>
          <w:lang w:val="en-GB"/>
        </w:rPr>
        <w:t xml:space="preserve">    string :naming_authority = "gov.noaa.gov.atn";</w:t>
      </w:r>
    </w:p>
    <w:p w14:paraId="3EEFE64A" w14:textId="77777777" w:rsidR="00B751B1" w:rsidRPr="00924BB6" w:rsidRDefault="00B751B1" w:rsidP="00B751B1">
      <w:pPr>
        <w:rPr>
          <w:lang w:val="en-GB"/>
        </w:rPr>
      </w:pPr>
      <w:r w:rsidRPr="00924BB6">
        <w:rPr>
          <w:lang w:val="en-GB"/>
        </w:rPr>
        <w:t xml:space="preserve">    string :time_coverage_start = "2014-08-07T07:33:30";</w:t>
      </w:r>
    </w:p>
    <w:p w14:paraId="146272BC" w14:textId="77777777" w:rsidR="00B751B1" w:rsidRPr="00924BB6" w:rsidRDefault="00B751B1" w:rsidP="00B751B1">
      <w:pPr>
        <w:rPr>
          <w:lang w:val="en-GB"/>
        </w:rPr>
      </w:pPr>
      <w:r w:rsidRPr="00924BB6">
        <w:rPr>
          <w:lang w:val="en-GB"/>
        </w:rPr>
        <w:t xml:space="preserve">    string :time_coverage_end = "2014-08-31T00:00:00";</w:t>
      </w:r>
    </w:p>
    <w:p w14:paraId="1FD86593" w14:textId="6E4017AF" w:rsidR="00B751B1" w:rsidRPr="00924BB6" w:rsidRDefault="00B751B1" w:rsidP="00B751B1">
      <w:pPr>
        <w:rPr>
          <w:lang w:val="en-GB"/>
        </w:rPr>
      </w:pPr>
      <w:r w:rsidRPr="00924BB6">
        <w:rPr>
          <w:lang w:val="en-GB"/>
        </w:rPr>
        <w:t xml:space="preserve">    string :time_coverage_resolution = "PT1</w:t>
      </w:r>
      <w:r w:rsidR="00713AA2">
        <w:rPr>
          <w:lang w:val="en-GB"/>
        </w:rPr>
        <w:t>D</w:t>
      </w:r>
      <w:r w:rsidRPr="00924BB6">
        <w:rPr>
          <w:lang w:val="en-GB"/>
        </w:rPr>
        <w:t xml:space="preserve">";  //alter </w:t>
      </w:r>
      <w:r w:rsidR="00E16502">
        <w:rPr>
          <w:lang w:val="en-GB"/>
        </w:rPr>
        <w:t xml:space="preserve">to reflect </w:t>
      </w:r>
      <w:r w:rsidRPr="00924BB6">
        <w:rPr>
          <w:lang w:val="en-GB"/>
        </w:rPr>
        <w:t>time interval of data accordingly</w:t>
      </w:r>
    </w:p>
    <w:p w14:paraId="4BBD729F" w14:textId="77777777" w:rsidR="00B751B1" w:rsidRPr="00924BB6" w:rsidRDefault="00B751B1" w:rsidP="00B751B1">
      <w:pPr>
        <w:rPr>
          <w:lang w:val="en-GB"/>
        </w:rPr>
      </w:pPr>
      <w:r w:rsidRPr="00924BB6">
        <w:rPr>
          <w:lang w:val="en-GB"/>
        </w:rPr>
        <w:t xml:space="preserve">    double :geospatial_lat_min = 9.908965;</w:t>
      </w:r>
    </w:p>
    <w:p w14:paraId="3DE31CC5" w14:textId="77777777" w:rsidR="00B751B1" w:rsidRPr="00924BB6" w:rsidRDefault="00B751B1" w:rsidP="00B751B1">
      <w:pPr>
        <w:rPr>
          <w:lang w:val="en-GB"/>
        </w:rPr>
      </w:pPr>
      <w:r w:rsidRPr="00924BB6">
        <w:rPr>
          <w:lang w:val="en-GB"/>
        </w:rPr>
        <w:t xml:space="preserve">    double :geospatial_lat_max = 30.639526666666665;</w:t>
      </w:r>
    </w:p>
    <w:p w14:paraId="4CD397B1" w14:textId="77777777" w:rsidR="00B751B1" w:rsidRPr="00924BB6" w:rsidRDefault="00B751B1" w:rsidP="00B751B1">
      <w:pPr>
        <w:rPr>
          <w:lang w:val="en-GB"/>
        </w:rPr>
      </w:pPr>
      <w:r w:rsidRPr="00924BB6">
        <w:rPr>
          <w:lang w:val="en-GB"/>
        </w:rPr>
        <w:t xml:space="preserve">    string :geospatial_lat_units = "degrees_north";</w:t>
      </w:r>
    </w:p>
    <w:p w14:paraId="6C6F513E" w14:textId="77777777" w:rsidR="00B751B1" w:rsidRPr="00924BB6" w:rsidRDefault="00B751B1" w:rsidP="00B751B1">
      <w:pPr>
        <w:rPr>
          <w:lang w:val="en-GB"/>
        </w:rPr>
      </w:pPr>
      <w:r w:rsidRPr="00924BB6">
        <w:rPr>
          <w:lang w:val="en-GB"/>
        </w:rPr>
        <w:t xml:space="preserve">    string :geospatial_lat_resolution = "0.1 degree";</w:t>
      </w:r>
    </w:p>
    <w:p w14:paraId="058C9F9A" w14:textId="77777777" w:rsidR="00B751B1" w:rsidRPr="00924BB6" w:rsidRDefault="00B751B1" w:rsidP="00B751B1">
      <w:pPr>
        <w:rPr>
          <w:lang w:val="en-GB"/>
        </w:rPr>
      </w:pPr>
      <w:r w:rsidRPr="00924BB6">
        <w:rPr>
          <w:lang w:val="en-GB"/>
        </w:rPr>
        <w:t xml:space="preserve">    double :geospatial_lon_min = -127.43765333333333;</w:t>
      </w:r>
    </w:p>
    <w:p w14:paraId="7ED395F5" w14:textId="77777777" w:rsidR="00B751B1" w:rsidRPr="00924BB6" w:rsidRDefault="00B751B1" w:rsidP="00B751B1">
      <w:pPr>
        <w:rPr>
          <w:lang w:val="en-GB"/>
        </w:rPr>
      </w:pPr>
      <w:r w:rsidRPr="00924BB6">
        <w:rPr>
          <w:lang w:val="en-GB"/>
        </w:rPr>
        <w:t xml:space="preserve">    double :geospatial_lon_max = -118.48636166666667;</w:t>
      </w:r>
    </w:p>
    <w:p w14:paraId="162CCEFE" w14:textId="77777777" w:rsidR="00B751B1" w:rsidRPr="00924BB6" w:rsidRDefault="00B751B1" w:rsidP="00B751B1">
      <w:pPr>
        <w:rPr>
          <w:lang w:val="en-GB"/>
        </w:rPr>
      </w:pPr>
      <w:r w:rsidRPr="00924BB6">
        <w:rPr>
          <w:lang w:val="en-GB"/>
        </w:rPr>
        <w:t xml:space="preserve">    string :geospatial_lon_units = "degrees_east";</w:t>
      </w:r>
    </w:p>
    <w:p w14:paraId="500DAAD5" w14:textId="363C0897" w:rsidR="00B751B1" w:rsidRDefault="00B751B1" w:rsidP="00B751B1">
      <w:pPr>
        <w:rPr>
          <w:lang w:val="en-GB"/>
        </w:rPr>
      </w:pPr>
      <w:r w:rsidRPr="00924BB6">
        <w:rPr>
          <w:lang w:val="en-GB"/>
        </w:rPr>
        <w:t xml:space="preserve">    string :geospatial_lon_resolution = "0.1 degree";</w:t>
      </w:r>
    </w:p>
    <w:p w14:paraId="1E13B6ED" w14:textId="1620094D" w:rsidR="00E16502" w:rsidRPr="00E16502" w:rsidRDefault="00E16502" w:rsidP="00E165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eastAsia="Times New Roman" w:cs="Arial"/>
          <w:szCs w:val="20"/>
        </w:rPr>
      </w:pPr>
      <w:r w:rsidRPr="00E16502">
        <w:rPr>
          <w:rFonts w:eastAsia="Times New Roman" w:cs="Arial"/>
          <w:szCs w:val="20"/>
        </w:rPr>
        <w:t xml:space="preserve">  </w:t>
      </w:r>
      <w:r>
        <w:rPr>
          <w:rFonts w:eastAsia="Times New Roman" w:cs="Arial"/>
          <w:szCs w:val="20"/>
        </w:rPr>
        <w:t xml:space="preserve">  </w:t>
      </w:r>
      <w:r w:rsidRPr="00924BB6">
        <w:rPr>
          <w:lang w:val="en-GB"/>
        </w:rPr>
        <w:t>double</w:t>
      </w:r>
      <w:r w:rsidRPr="00E16502">
        <w:rPr>
          <w:rFonts w:eastAsia="Times New Roman" w:cs="Arial"/>
          <w:szCs w:val="20"/>
        </w:rPr>
        <w:t xml:space="preserve">:geospatial_vertical_min = </w:t>
      </w:r>
      <w:r>
        <w:rPr>
          <w:rFonts w:eastAsia="Times New Roman" w:cs="Arial"/>
          <w:szCs w:val="20"/>
        </w:rPr>
        <w:t>500.000</w:t>
      </w:r>
      <w:r w:rsidRPr="00E16502">
        <w:rPr>
          <w:rFonts w:eastAsia="Times New Roman" w:cs="Arial"/>
          <w:szCs w:val="20"/>
        </w:rPr>
        <w:t>; // double</w:t>
      </w:r>
    </w:p>
    <w:p w14:paraId="755D611C" w14:textId="76845FAC" w:rsidR="00E16502" w:rsidRPr="00E16502" w:rsidRDefault="00E16502" w:rsidP="00E165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eastAsia="Times New Roman" w:cs="Arial"/>
          <w:szCs w:val="20"/>
        </w:rPr>
      </w:pPr>
      <w:r w:rsidRPr="00E16502">
        <w:rPr>
          <w:rFonts w:eastAsia="Times New Roman" w:cs="Arial"/>
          <w:szCs w:val="20"/>
        </w:rPr>
        <w:t xml:space="preserve">    </w:t>
      </w:r>
      <w:r w:rsidRPr="00924BB6">
        <w:rPr>
          <w:lang w:val="en-GB"/>
        </w:rPr>
        <w:t>double</w:t>
      </w:r>
      <w:r w:rsidRPr="00E16502">
        <w:rPr>
          <w:rFonts w:eastAsia="Times New Roman" w:cs="Arial"/>
          <w:szCs w:val="20"/>
        </w:rPr>
        <w:t xml:space="preserve">:geospatial_vertical_max = </w:t>
      </w:r>
      <w:r>
        <w:rPr>
          <w:rFonts w:eastAsia="Times New Roman" w:cs="Arial"/>
          <w:szCs w:val="20"/>
        </w:rPr>
        <w:t>0.000</w:t>
      </w:r>
      <w:r w:rsidRPr="00E16502">
        <w:rPr>
          <w:rFonts w:eastAsia="Times New Roman" w:cs="Arial"/>
          <w:szCs w:val="20"/>
        </w:rPr>
        <w:t>; // double</w:t>
      </w:r>
    </w:p>
    <w:p w14:paraId="1A636629" w14:textId="26AC862B" w:rsidR="00E16502" w:rsidRPr="00E16502" w:rsidRDefault="00E16502" w:rsidP="00E165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eastAsia="Times New Roman" w:cs="Arial"/>
          <w:szCs w:val="20"/>
        </w:rPr>
      </w:pPr>
      <w:r w:rsidRPr="00E16502">
        <w:rPr>
          <w:rFonts w:eastAsia="Times New Roman" w:cs="Arial"/>
          <w:szCs w:val="20"/>
        </w:rPr>
        <w:t xml:space="preserve">  </w:t>
      </w:r>
      <w:r>
        <w:rPr>
          <w:rFonts w:eastAsia="Times New Roman" w:cs="Arial"/>
          <w:szCs w:val="20"/>
        </w:rPr>
        <w:t xml:space="preserve">  string</w:t>
      </w:r>
      <w:r w:rsidRPr="00E16502">
        <w:rPr>
          <w:rFonts w:eastAsia="Times New Roman" w:cs="Arial"/>
          <w:szCs w:val="20"/>
        </w:rPr>
        <w:t>:geospatial_vertical_units = "m";</w:t>
      </w:r>
    </w:p>
    <w:p w14:paraId="7252F774" w14:textId="323172AE" w:rsidR="00E16502" w:rsidRPr="00E16502" w:rsidRDefault="00E16502" w:rsidP="00E165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eastAsia="Times New Roman" w:cs="Arial"/>
          <w:szCs w:val="20"/>
        </w:rPr>
      </w:pPr>
      <w:r w:rsidRPr="00E16502">
        <w:rPr>
          <w:rFonts w:eastAsia="Times New Roman" w:cs="Arial"/>
          <w:szCs w:val="20"/>
        </w:rPr>
        <w:t xml:space="preserve">  </w:t>
      </w:r>
      <w:r>
        <w:rPr>
          <w:rFonts w:eastAsia="Times New Roman" w:cs="Arial"/>
          <w:szCs w:val="20"/>
        </w:rPr>
        <w:t xml:space="preserve">  string</w:t>
      </w:r>
      <w:r w:rsidRPr="00E16502">
        <w:rPr>
          <w:rFonts w:eastAsia="Times New Roman" w:cs="Arial"/>
          <w:szCs w:val="20"/>
        </w:rPr>
        <w:t>:geospatial_vertical_resolution = "</w:t>
      </w:r>
      <w:r>
        <w:rPr>
          <w:rFonts w:eastAsia="Times New Roman" w:cs="Arial"/>
          <w:szCs w:val="20"/>
        </w:rPr>
        <w:t xml:space="preserve">10 </w:t>
      </w:r>
      <w:r w:rsidRPr="00E16502">
        <w:rPr>
          <w:rFonts w:eastAsia="Times New Roman" w:cs="Arial"/>
          <w:szCs w:val="20"/>
        </w:rPr>
        <w:t>meters";</w:t>
      </w:r>
    </w:p>
    <w:p w14:paraId="375F8EF0" w14:textId="77777777" w:rsidR="00B751B1" w:rsidRPr="00924BB6" w:rsidRDefault="00B751B1" w:rsidP="00B751B1">
      <w:pPr>
        <w:rPr>
          <w:lang w:val="en-GB"/>
        </w:rPr>
      </w:pPr>
      <w:r w:rsidRPr="00924BB6">
        <w:rPr>
          <w:lang w:val="en-GB"/>
        </w:rPr>
        <w:t xml:space="preserve">    string :creator_type = "institution";</w:t>
      </w:r>
    </w:p>
    <w:p w14:paraId="67FB53B1" w14:textId="77777777" w:rsidR="00B751B1" w:rsidRPr="00924BB6" w:rsidRDefault="00B751B1" w:rsidP="00B751B1">
      <w:pPr>
        <w:rPr>
          <w:lang w:val="en-GB"/>
        </w:rPr>
      </w:pPr>
      <w:r w:rsidRPr="00924BB6">
        <w:rPr>
          <w:lang w:val="en-GB"/>
        </w:rPr>
        <w:t xml:space="preserve">    string :creator_institution = "Inter-American Tropical Tuna Commission (IATTC)";</w:t>
      </w:r>
    </w:p>
    <w:p w14:paraId="2FC6AA95" w14:textId="77777777" w:rsidR="00B751B1" w:rsidRPr="00924BB6" w:rsidRDefault="00B751B1" w:rsidP="00B751B1">
      <w:pPr>
        <w:rPr>
          <w:lang w:val="en-GB"/>
        </w:rPr>
      </w:pPr>
      <w:r w:rsidRPr="00924BB6">
        <w:rPr>
          <w:lang w:val="en-GB"/>
        </w:rPr>
        <w:t xml:space="preserve">    string :creator_email = "kschaefer@iattc.org";</w:t>
      </w:r>
    </w:p>
    <w:p w14:paraId="738AE493" w14:textId="77777777" w:rsidR="00B751B1" w:rsidRPr="00924BB6" w:rsidRDefault="00B751B1" w:rsidP="00B751B1">
      <w:pPr>
        <w:rPr>
          <w:lang w:val="en-GB"/>
        </w:rPr>
      </w:pPr>
      <w:r w:rsidRPr="00924BB6">
        <w:rPr>
          <w:lang w:val="en-GB"/>
        </w:rPr>
        <w:t xml:space="preserve">    string :creator_name = "Schaefer, Kurt";</w:t>
      </w:r>
    </w:p>
    <w:p w14:paraId="326FE26D" w14:textId="77777777" w:rsidR="00B751B1" w:rsidRPr="00924BB6" w:rsidRDefault="00B751B1" w:rsidP="00B751B1">
      <w:pPr>
        <w:rPr>
          <w:lang w:val="en-GB"/>
        </w:rPr>
      </w:pPr>
      <w:r w:rsidRPr="00924BB6">
        <w:rPr>
          <w:lang w:val="en-GB"/>
        </w:rPr>
        <w:t xml:space="preserve">    string :creator_role = "Researcher";</w:t>
      </w:r>
    </w:p>
    <w:p w14:paraId="094E2F5E" w14:textId="77777777" w:rsidR="00B751B1" w:rsidRPr="00924BB6" w:rsidRDefault="00B751B1" w:rsidP="00B751B1">
      <w:pPr>
        <w:rPr>
          <w:lang w:val="en-GB"/>
        </w:rPr>
      </w:pPr>
      <w:r w:rsidRPr="00924BB6">
        <w:rPr>
          <w:lang w:val="en-GB"/>
        </w:rPr>
        <w:t xml:space="preserve">    string :institution = "Inter-American Tropical Tuna Commission (IATTC)";</w:t>
      </w:r>
    </w:p>
    <w:p w14:paraId="177BCC5E" w14:textId="77777777" w:rsidR="00B751B1" w:rsidRPr="00924BB6" w:rsidRDefault="00B751B1" w:rsidP="00B751B1">
      <w:pPr>
        <w:rPr>
          <w:lang w:val="en-GB"/>
        </w:rPr>
      </w:pPr>
      <w:r w:rsidRPr="00924BB6">
        <w:rPr>
          <w:lang w:val="en-GB"/>
        </w:rPr>
        <w:t xml:space="preserve">    string :publisher_name = "Vardis Tsontos";</w:t>
      </w:r>
    </w:p>
    <w:p w14:paraId="035BF3DD" w14:textId="77777777" w:rsidR="00B751B1" w:rsidRPr="00924BB6" w:rsidRDefault="00B751B1" w:rsidP="00B751B1">
      <w:pPr>
        <w:rPr>
          <w:lang w:val="en-GB"/>
        </w:rPr>
      </w:pPr>
      <w:r w:rsidRPr="00924BB6">
        <w:rPr>
          <w:lang w:val="en-GB"/>
        </w:rPr>
        <w:t xml:space="preserve">    string :publisher_type = "person";</w:t>
      </w:r>
    </w:p>
    <w:p w14:paraId="79A72439" w14:textId="77777777" w:rsidR="00B751B1" w:rsidRPr="00924BB6" w:rsidRDefault="00B751B1" w:rsidP="00B751B1">
      <w:pPr>
        <w:rPr>
          <w:lang w:val="en-GB"/>
        </w:rPr>
      </w:pPr>
      <w:r w:rsidRPr="00924BB6">
        <w:rPr>
          <w:lang w:val="en-GB"/>
        </w:rPr>
        <w:t xml:space="preserve">    string :publisher_email = "vtsontos@jpl.nasa.gov";</w:t>
      </w:r>
    </w:p>
    <w:p w14:paraId="1C258EBA" w14:textId="77777777" w:rsidR="00B751B1" w:rsidRPr="00924BB6" w:rsidRDefault="00B751B1" w:rsidP="00B751B1">
      <w:pPr>
        <w:rPr>
          <w:lang w:val="en-GB"/>
        </w:rPr>
      </w:pPr>
      <w:r w:rsidRPr="00924BB6">
        <w:rPr>
          <w:lang w:val="en-GB"/>
        </w:rPr>
        <w:t xml:space="preserve">    string :publisher_url = "https://podaac.jpl.nasa.gov/";</w:t>
      </w:r>
    </w:p>
    <w:p w14:paraId="67E13E53" w14:textId="77777777" w:rsidR="00B751B1" w:rsidRPr="00924BB6" w:rsidRDefault="00B751B1" w:rsidP="00B751B1">
      <w:pPr>
        <w:rPr>
          <w:lang w:val="en-GB"/>
        </w:rPr>
      </w:pPr>
      <w:r w:rsidRPr="00924BB6">
        <w:rPr>
          <w:lang w:val="en-GB"/>
        </w:rPr>
        <w:t xml:space="preserve">    string :project = "IATTC Bigeye tuna behavior program";</w:t>
      </w:r>
    </w:p>
    <w:p w14:paraId="4720DE4D" w14:textId="77777777" w:rsidR="00B751B1" w:rsidRPr="00924BB6" w:rsidRDefault="00B751B1" w:rsidP="00B751B1">
      <w:pPr>
        <w:rPr>
          <w:lang w:val="en-GB"/>
        </w:rPr>
      </w:pPr>
      <w:r w:rsidRPr="00924BB6">
        <w:rPr>
          <w:lang w:val="en-GB"/>
        </w:rPr>
        <w:t xml:space="preserve">    string :processing_level = "Level 2";</w:t>
      </w:r>
    </w:p>
    <w:p w14:paraId="52FD1C3E" w14:textId="77777777" w:rsidR="00B751B1" w:rsidRPr="00924BB6" w:rsidRDefault="00B751B1" w:rsidP="00B751B1">
      <w:pPr>
        <w:rPr>
          <w:lang w:val="en-GB"/>
        </w:rPr>
      </w:pPr>
      <w:r w:rsidRPr="00924BB6">
        <w:rPr>
          <w:lang w:val="en-GB"/>
        </w:rPr>
        <w:t xml:space="preserve">    string :keywords_vocabulary = "CF Standard Names, GCMD Science Keywords";</w:t>
      </w:r>
    </w:p>
    <w:p w14:paraId="5331626B" w14:textId="77777777" w:rsidR="00B751B1" w:rsidRPr="00924BB6" w:rsidRDefault="00B751B1" w:rsidP="00B751B1">
      <w:pPr>
        <w:rPr>
          <w:lang w:val="en-GB"/>
        </w:rPr>
      </w:pPr>
      <w:r w:rsidRPr="00924BB6">
        <w:rPr>
          <w:lang w:val="en-GB"/>
        </w:rPr>
        <w:t xml:space="preserve">    string :keywords = "Temperature, electronic tag, animal telemetry, bigeye, tuna, Thunnus obesus, IATTC, Eastern Tropical Pacific Ocean";</w:t>
      </w:r>
    </w:p>
    <w:p w14:paraId="2899924B" w14:textId="77777777" w:rsidR="00B751B1" w:rsidRPr="00924BB6" w:rsidRDefault="00B751B1" w:rsidP="00B751B1">
      <w:pPr>
        <w:rPr>
          <w:lang w:val="en-GB"/>
        </w:rPr>
      </w:pPr>
      <w:r w:rsidRPr="00924BB6">
        <w:rPr>
          <w:lang w:val="en-GB"/>
        </w:rPr>
        <w:t xml:space="preserve">    string :acknowledgement = "Funding provided by IATTC under grant 2019-XYZ.";</w:t>
      </w:r>
    </w:p>
    <w:p w14:paraId="268DFE8C" w14:textId="77777777" w:rsidR="00B751B1" w:rsidRPr="00924BB6" w:rsidRDefault="00B751B1" w:rsidP="00B751B1">
      <w:pPr>
        <w:rPr>
          <w:lang w:val="en-GB"/>
        </w:rPr>
      </w:pPr>
      <w:r w:rsidRPr="00924BB6">
        <w:rPr>
          <w:lang w:val="en-GB"/>
        </w:rPr>
        <w:t xml:space="preserve">    string :date_created = "2019-09-18T13:53:21";</w:t>
      </w:r>
    </w:p>
    <w:p w14:paraId="306AF649" w14:textId="77777777" w:rsidR="00B751B1" w:rsidRPr="00924BB6" w:rsidRDefault="00B751B1" w:rsidP="00B751B1">
      <w:pPr>
        <w:rPr>
          <w:lang w:val="en-GB"/>
        </w:rPr>
      </w:pPr>
      <w:r w:rsidRPr="00924BB6">
        <w:rPr>
          <w:lang w:val="en-GB"/>
        </w:rPr>
        <w:t xml:space="preserve">    string :date_modified = "2019-09-18T13:53:21";</w:t>
      </w:r>
    </w:p>
    <w:p w14:paraId="1277158E" w14:textId="77777777" w:rsidR="00B751B1" w:rsidRPr="00924BB6" w:rsidRDefault="00B751B1" w:rsidP="00B751B1">
      <w:pPr>
        <w:rPr>
          <w:lang w:val="en-GB"/>
        </w:rPr>
      </w:pPr>
      <w:r w:rsidRPr="00924BB6">
        <w:rPr>
          <w:lang w:val="en-GB"/>
        </w:rPr>
        <w:t xml:space="preserve">    string :date_issued = "2019-09-18T13:53:21";</w:t>
      </w:r>
    </w:p>
    <w:p w14:paraId="7D82A38D" w14:textId="77777777" w:rsidR="00B751B1" w:rsidRPr="00924BB6" w:rsidRDefault="00B751B1" w:rsidP="00B751B1">
      <w:pPr>
        <w:rPr>
          <w:lang w:val="en-GB"/>
        </w:rPr>
      </w:pPr>
      <w:r w:rsidRPr="00924BB6">
        <w:rPr>
          <w:lang w:val="en-GB"/>
        </w:rPr>
        <w:t xml:space="preserve">    string :date_metadata_modified = "2019-09-18T13:53:21";</w:t>
      </w:r>
    </w:p>
    <w:p w14:paraId="17C9568E" w14:textId="77777777" w:rsidR="00B751B1" w:rsidRPr="00924BB6" w:rsidRDefault="00B751B1" w:rsidP="00B751B1">
      <w:pPr>
        <w:rPr>
          <w:lang w:val="en-GB"/>
        </w:rPr>
      </w:pPr>
      <w:r w:rsidRPr="00924BB6">
        <w:rPr>
          <w:lang w:val="en-GB"/>
        </w:rPr>
        <w:t xml:space="preserve">    string :program = "IATTC Tuna Behavior and Life History";</w:t>
      </w:r>
    </w:p>
    <w:p w14:paraId="220A42A8" w14:textId="77777777" w:rsidR="00B751B1" w:rsidRPr="00924BB6" w:rsidRDefault="00B751B1" w:rsidP="00B751B1">
      <w:pPr>
        <w:rPr>
          <w:lang w:val="en-GB"/>
        </w:rPr>
      </w:pPr>
      <w:r w:rsidRPr="00924BB6">
        <w:rPr>
          <w:lang w:val="en-GB"/>
        </w:rPr>
        <w:t xml:space="preserve">    string :product_version = "1.0";</w:t>
      </w:r>
    </w:p>
    <w:p w14:paraId="7EABDBED" w14:textId="64324966" w:rsidR="00B751B1" w:rsidRPr="00924BB6" w:rsidRDefault="00B751B1" w:rsidP="00B751B1">
      <w:pPr>
        <w:rPr>
          <w:lang w:val="en-GB"/>
        </w:rPr>
      </w:pPr>
      <w:r w:rsidRPr="00924BB6">
        <w:rPr>
          <w:lang w:val="en-GB"/>
        </w:rPr>
        <w:t xml:space="preserve">    string :license = "IATTC data are copyrighted and available </w:t>
      </w:r>
      <w:r w:rsidR="00FB07A4" w:rsidRPr="00924BB6">
        <w:rPr>
          <w:lang w:val="en-GB"/>
        </w:rPr>
        <w:t>publicly</w:t>
      </w:r>
      <w:r w:rsidRPr="00924BB6">
        <w:rPr>
          <w:lang w:val="en-GB"/>
        </w:rPr>
        <w:t xml:space="preserve"> on condition of inst</w:t>
      </w:r>
      <w:r w:rsidR="00FB07A4">
        <w:rPr>
          <w:lang w:val="en-GB"/>
        </w:rPr>
        <w:t>it</w:t>
      </w:r>
      <w:r w:rsidRPr="00924BB6">
        <w:rPr>
          <w:lang w:val="en-GB"/>
        </w:rPr>
        <w:t xml:space="preserve">ution and </w:t>
      </w:r>
      <w:r w:rsidR="00FB07A4" w:rsidRPr="00924BB6">
        <w:rPr>
          <w:lang w:val="en-GB"/>
        </w:rPr>
        <w:t>researcher</w:t>
      </w:r>
      <w:r w:rsidRPr="00924BB6">
        <w:rPr>
          <w:lang w:val="en-GB"/>
        </w:rPr>
        <w:t xml:space="preserve"> citation.";</w:t>
      </w:r>
    </w:p>
    <w:p w14:paraId="22211C72" w14:textId="77777777" w:rsidR="00B751B1" w:rsidRPr="00924BB6" w:rsidRDefault="00B751B1" w:rsidP="00B751B1">
      <w:pPr>
        <w:rPr>
          <w:lang w:val="en-GB"/>
        </w:rPr>
      </w:pPr>
      <w:r w:rsidRPr="00924BB6">
        <w:rPr>
          <w:lang w:val="en-GB"/>
        </w:rPr>
        <w:t xml:space="preserve">    string :summary = "Implanted archival tag dataset showing the migration and diving patterns of an adult Bigeye tuna in the Eastern Tropical Pacific courtesy of Kurt Schaeffer and Dann Fuller of the IATTC";</w:t>
      </w:r>
    </w:p>
    <w:p w14:paraId="6B4CF2F0" w14:textId="77777777" w:rsidR="00B751B1" w:rsidRPr="00924BB6" w:rsidRDefault="00B751B1" w:rsidP="00B751B1">
      <w:pPr>
        <w:rPr>
          <w:lang w:val="en-GB"/>
        </w:rPr>
      </w:pPr>
    </w:p>
    <w:p w14:paraId="0210E3DE" w14:textId="77777777" w:rsidR="00B751B1" w:rsidRPr="00924BB6" w:rsidRDefault="00B751B1" w:rsidP="00B751B1">
      <w:pPr>
        <w:rPr>
          <w:lang w:val="en-GB"/>
        </w:rPr>
      </w:pPr>
    </w:p>
    <w:p w14:paraId="5D0266BB" w14:textId="77777777" w:rsidR="00B751B1" w:rsidRPr="00924BB6" w:rsidRDefault="00B751B1" w:rsidP="00B751B1">
      <w:pPr>
        <w:rPr>
          <w:b/>
          <w:i/>
          <w:lang w:val="en-GB"/>
        </w:rPr>
      </w:pPr>
      <w:r w:rsidRPr="00924BB6">
        <w:rPr>
          <w:b/>
          <w:i/>
          <w:lang w:val="en-GB"/>
        </w:rPr>
        <w:t xml:space="preserve">    // Animal Telemetry domain global attributes orgnaized by categroy in Group structures</w:t>
      </w:r>
    </w:p>
    <w:p w14:paraId="402BFEC9" w14:textId="77777777" w:rsidR="00B751B1" w:rsidRPr="00924BB6" w:rsidRDefault="00B751B1" w:rsidP="00B751B1">
      <w:pPr>
        <w:rPr>
          <w:lang w:val="en-GB"/>
        </w:rPr>
      </w:pPr>
      <w:r w:rsidRPr="00924BB6">
        <w:rPr>
          <w:lang w:val="en-GB"/>
        </w:rPr>
        <w:lastRenderedPageBreak/>
        <w:t xml:space="preserve">    group: Meta_eTag {</w:t>
      </w:r>
    </w:p>
    <w:p w14:paraId="72DA303F" w14:textId="77777777" w:rsidR="00B751B1" w:rsidRPr="00924BB6" w:rsidRDefault="00B751B1" w:rsidP="00B751B1">
      <w:pPr>
        <w:rPr>
          <w:lang w:val="en-GB"/>
        </w:rPr>
      </w:pPr>
      <w:r w:rsidRPr="00924BB6">
        <w:rPr>
          <w:lang w:val="en-GB"/>
        </w:rPr>
        <w:t xml:space="preserve">      </w:t>
      </w:r>
    </w:p>
    <w:p w14:paraId="3779C8D0" w14:textId="77777777" w:rsidR="00B751B1" w:rsidRPr="00924BB6" w:rsidRDefault="00B751B1" w:rsidP="00B751B1">
      <w:pPr>
        <w:rPr>
          <w:lang w:val="en-GB"/>
        </w:rPr>
      </w:pPr>
      <w:r w:rsidRPr="00924BB6">
        <w:rPr>
          <w:lang w:val="en-GB"/>
        </w:rPr>
        <w:t xml:space="preserve">      group: animal {</w:t>
      </w:r>
    </w:p>
    <w:p w14:paraId="5619AB01" w14:textId="77777777" w:rsidR="00B751B1" w:rsidRPr="00924BB6" w:rsidRDefault="00B751B1" w:rsidP="00B751B1">
      <w:pPr>
        <w:rPr>
          <w:lang w:val="en-GB"/>
        </w:rPr>
      </w:pPr>
      <w:r w:rsidRPr="00924BB6">
        <w:rPr>
          <w:lang w:val="en-GB"/>
        </w:rPr>
        <w:t xml:space="preserve">        string :platform = "Thunn</w:t>
      </w:r>
      <w:r>
        <w:rPr>
          <w:lang w:val="en-GB"/>
        </w:rPr>
        <w:t>us obesus";</w:t>
      </w:r>
      <w:r>
        <w:rPr>
          <w:lang w:val="en-GB"/>
        </w:rPr>
        <w:tab/>
      </w:r>
      <w:r>
        <w:rPr>
          <w:lang w:val="en-GB"/>
        </w:rPr>
        <w:tab/>
      </w:r>
      <w:r>
        <w:rPr>
          <w:lang w:val="en-GB"/>
        </w:rPr>
        <w:tab/>
      </w:r>
      <w:r>
        <w:rPr>
          <w:lang w:val="en-GB"/>
        </w:rPr>
        <w:tab/>
      </w:r>
      <w:r>
        <w:rPr>
          <w:lang w:val="en-GB"/>
        </w:rPr>
        <w:tab/>
      </w:r>
      <w:r w:rsidRPr="00924BB6">
        <w:rPr>
          <w:lang w:val="en-GB"/>
        </w:rPr>
        <w:t>//REQUIRED</w:t>
      </w:r>
    </w:p>
    <w:p w14:paraId="31C21E3B" w14:textId="77777777" w:rsidR="00B751B1" w:rsidRPr="00924BB6" w:rsidRDefault="00B751B1" w:rsidP="00B751B1">
      <w:pPr>
        <w:rPr>
          <w:lang w:val="en-GB"/>
        </w:rPr>
      </w:pPr>
      <w:r w:rsidRPr="00924BB6">
        <w:rPr>
          <w:lang w:val="en-GB"/>
        </w:rPr>
        <w:t xml:space="preserve">        string :taxonomic_serial_</w:t>
      </w:r>
      <w:r>
        <w:rPr>
          <w:lang w:val="en-GB"/>
        </w:rPr>
        <w:t>number = "172428";</w:t>
      </w:r>
      <w:r>
        <w:rPr>
          <w:lang w:val="en-GB"/>
        </w:rPr>
        <w:tab/>
      </w:r>
      <w:r>
        <w:rPr>
          <w:lang w:val="en-GB"/>
        </w:rPr>
        <w:tab/>
      </w:r>
      <w:r>
        <w:rPr>
          <w:lang w:val="en-GB"/>
        </w:rPr>
        <w:tab/>
      </w:r>
      <w:r>
        <w:rPr>
          <w:lang w:val="en-GB"/>
        </w:rPr>
        <w:tab/>
      </w:r>
      <w:r w:rsidRPr="00924BB6">
        <w:rPr>
          <w:lang w:val="en-GB"/>
        </w:rPr>
        <w:t>//REQUIRED</w:t>
      </w:r>
    </w:p>
    <w:p w14:paraId="7F0E813D" w14:textId="77777777" w:rsidR="00B751B1" w:rsidRPr="00924BB6" w:rsidRDefault="00B751B1" w:rsidP="00B751B1">
      <w:pPr>
        <w:rPr>
          <w:lang w:val="en-GB"/>
        </w:rPr>
      </w:pPr>
      <w:r w:rsidRPr="00924BB6">
        <w:rPr>
          <w:lang w:val="en-GB"/>
        </w:rPr>
        <w:t xml:space="preserve">        string :length_type_capture = </w:t>
      </w:r>
      <w:r>
        <w:rPr>
          <w:lang w:val="en-GB"/>
        </w:rPr>
        <w:t>"Straight fork length";</w:t>
      </w:r>
      <w:r>
        <w:rPr>
          <w:lang w:val="en-GB"/>
        </w:rPr>
        <w:tab/>
      </w:r>
      <w:r>
        <w:rPr>
          <w:lang w:val="en-GB"/>
        </w:rPr>
        <w:tab/>
      </w:r>
      <w:r>
        <w:rPr>
          <w:lang w:val="en-GB"/>
        </w:rPr>
        <w:tab/>
      </w:r>
      <w:r>
        <w:rPr>
          <w:lang w:val="en-GB"/>
        </w:rPr>
        <w:tab/>
      </w:r>
      <w:r w:rsidRPr="00924BB6">
        <w:rPr>
          <w:lang w:val="en-GB"/>
        </w:rPr>
        <w:t>//REQUIRED</w:t>
      </w:r>
    </w:p>
    <w:p w14:paraId="6A81101F" w14:textId="77777777" w:rsidR="00B751B1" w:rsidRPr="00924BB6" w:rsidRDefault="00B751B1" w:rsidP="00B751B1">
      <w:pPr>
        <w:rPr>
          <w:lang w:val="en-GB"/>
        </w:rPr>
      </w:pPr>
      <w:r w:rsidRPr="00924BB6">
        <w:rPr>
          <w:lang w:val="en-GB"/>
        </w:rPr>
        <w:t xml:space="preserve">        string :length_method_cap</w:t>
      </w:r>
      <w:r>
        <w:rPr>
          <w:lang w:val="en-GB"/>
        </w:rPr>
        <w:t>ture = "measured caliper";</w:t>
      </w:r>
      <w:r>
        <w:rPr>
          <w:lang w:val="en-GB"/>
        </w:rPr>
        <w:tab/>
      </w:r>
      <w:r>
        <w:rPr>
          <w:lang w:val="en-GB"/>
        </w:rPr>
        <w:tab/>
      </w:r>
      <w:r>
        <w:rPr>
          <w:lang w:val="en-GB"/>
        </w:rPr>
        <w:tab/>
      </w:r>
      <w:r w:rsidRPr="00924BB6">
        <w:rPr>
          <w:lang w:val="en-GB"/>
        </w:rPr>
        <w:t>//REQUIRED</w:t>
      </w:r>
    </w:p>
    <w:p w14:paraId="745464FA" w14:textId="77777777" w:rsidR="00B751B1" w:rsidRPr="00924BB6" w:rsidRDefault="00B751B1" w:rsidP="00B751B1">
      <w:pPr>
        <w:rPr>
          <w:lang w:val="en-GB"/>
        </w:rPr>
      </w:pPr>
      <w:r w:rsidRPr="00924BB6">
        <w:rPr>
          <w:lang w:val="en-GB"/>
        </w:rPr>
        <w:t xml:space="preserve">        double :length_capture = </w:t>
      </w:r>
      <w:r>
        <w:rPr>
          <w:lang w:val="en-GB"/>
        </w:rPr>
        <w:t>67.0f;</w:t>
      </w:r>
      <w:r>
        <w:rPr>
          <w:lang w:val="en-GB"/>
        </w:rPr>
        <w:tab/>
      </w:r>
      <w:r>
        <w:rPr>
          <w:lang w:val="en-GB"/>
        </w:rPr>
        <w:tab/>
      </w:r>
      <w:r>
        <w:rPr>
          <w:lang w:val="en-GB"/>
        </w:rPr>
        <w:tab/>
      </w:r>
      <w:r>
        <w:rPr>
          <w:lang w:val="en-GB"/>
        </w:rPr>
        <w:tab/>
      </w:r>
      <w:r>
        <w:rPr>
          <w:lang w:val="en-GB"/>
        </w:rPr>
        <w:tab/>
      </w:r>
      <w:r>
        <w:rPr>
          <w:lang w:val="en-GB"/>
        </w:rPr>
        <w:tab/>
      </w:r>
      <w:r w:rsidRPr="00924BB6">
        <w:rPr>
          <w:lang w:val="en-GB"/>
        </w:rPr>
        <w:t>//REQUIRED</w:t>
      </w:r>
    </w:p>
    <w:p w14:paraId="64B2C45A" w14:textId="77777777" w:rsidR="00B751B1" w:rsidRPr="00924BB6" w:rsidRDefault="00B751B1" w:rsidP="00B751B1">
      <w:pPr>
        <w:rPr>
          <w:lang w:val="en-GB"/>
        </w:rPr>
      </w:pPr>
      <w:r w:rsidRPr="00924BB6">
        <w:rPr>
          <w:lang w:val="en-GB"/>
        </w:rPr>
        <w:t xml:space="preserve">        string :length_unit_captu</w:t>
      </w:r>
      <w:r>
        <w:rPr>
          <w:lang w:val="en-GB"/>
        </w:rPr>
        <w:t>re = "cm";</w:t>
      </w:r>
      <w:r>
        <w:rPr>
          <w:lang w:val="en-GB"/>
        </w:rPr>
        <w:tab/>
      </w:r>
      <w:r>
        <w:rPr>
          <w:lang w:val="en-GB"/>
        </w:rPr>
        <w:tab/>
      </w:r>
      <w:r>
        <w:rPr>
          <w:lang w:val="en-GB"/>
        </w:rPr>
        <w:tab/>
      </w:r>
      <w:r>
        <w:rPr>
          <w:lang w:val="en-GB"/>
        </w:rPr>
        <w:tab/>
      </w:r>
      <w:r>
        <w:rPr>
          <w:lang w:val="en-GB"/>
        </w:rPr>
        <w:tab/>
      </w:r>
      <w:r>
        <w:rPr>
          <w:lang w:val="en-GB"/>
        </w:rPr>
        <w:tab/>
      </w:r>
      <w:r w:rsidRPr="00924BB6">
        <w:rPr>
          <w:lang w:val="en-GB"/>
        </w:rPr>
        <w:t>//REQUIRED</w:t>
      </w:r>
    </w:p>
    <w:p w14:paraId="3923A283" w14:textId="77777777" w:rsidR="00B751B1" w:rsidRPr="00924BB6" w:rsidRDefault="00B751B1" w:rsidP="00B751B1">
      <w:pPr>
        <w:rPr>
          <w:lang w:val="en-GB"/>
        </w:rPr>
      </w:pPr>
      <w:r w:rsidRPr="00924BB6">
        <w:rPr>
          <w:lang w:val="en-GB"/>
        </w:rPr>
        <w:t xml:space="preserve">        stri</w:t>
      </w:r>
      <w:r>
        <w:rPr>
          <w:lang w:val="en-GB"/>
        </w:rPr>
        <w:t>ng :condition_capture = "good";</w:t>
      </w:r>
      <w:r>
        <w:rPr>
          <w:lang w:val="en-GB"/>
        </w:rPr>
        <w:tab/>
      </w:r>
      <w:r>
        <w:rPr>
          <w:lang w:val="en-GB"/>
        </w:rPr>
        <w:tab/>
      </w:r>
      <w:r>
        <w:rPr>
          <w:lang w:val="en-GB"/>
        </w:rPr>
        <w:tab/>
      </w:r>
      <w:r>
        <w:rPr>
          <w:lang w:val="en-GB"/>
        </w:rPr>
        <w:tab/>
      </w:r>
      <w:r>
        <w:rPr>
          <w:lang w:val="en-GB"/>
        </w:rPr>
        <w:tab/>
      </w:r>
      <w:r>
        <w:rPr>
          <w:lang w:val="en-GB"/>
        </w:rPr>
        <w:tab/>
      </w:r>
      <w:r w:rsidRPr="00924BB6">
        <w:rPr>
          <w:lang w:val="en-GB"/>
        </w:rPr>
        <w:t>//REQUIRED</w:t>
      </w:r>
    </w:p>
    <w:p w14:paraId="271E520F" w14:textId="77777777" w:rsidR="00B751B1" w:rsidRPr="00924BB6" w:rsidRDefault="00B751B1" w:rsidP="00B751B1">
      <w:pPr>
        <w:rPr>
          <w:lang w:val="en-GB"/>
        </w:rPr>
      </w:pPr>
      <w:r w:rsidRPr="00924BB6">
        <w:rPr>
          <w:lang w:val="en-GB"/>
        </w:rPr>
        <w:t xml:space="preserve">        string :lifestage_capture</w:t>
      </w:r>
      <w:r>
        <w:rPr>
          <w:lang w:val="en-GB"/>
        </w:rPr>
        <w:t xml:space="preserve"> = "juvenile";</w:t>
      </w:r>
      <w:r>
        <w:rPr>
          <w:lang w:val="en-GB"/>
        </w:rPr>
        <w:tab/>
      </w:r>
      <w:r>
        <w:rPr>
          <w:lang w:val="en-GB"/>
        </w:rPr>
        <w:tab/>
      </w:r>
      <w:r>
        <w:rPr>
          <w:lang w:val="en-GB"/>
        </w:rPr>
        <w:tab/>
      </w:r>
      <w:r>
        <w:rPr>
          <w:lang w:val="en-GB"/>
        </w:rPr>
        <w:tab/>
      </w:r>
      <w:r>
        <w:rPr>
          <w:lang w:val="en-GB"/>
        </w:rPr>
        <w:tab/>
      </w:r>
      <w:r w:rsidRPr="00924BB6">
        <w:rPr>
          <w:lang w:val="en-GB"/>
        </w:rPr>
        <w:t xml:space="preserve">//recommended        </w:t>
      </w:r>
    </w:p>
    <w:p w14:paraId="513ED474" w14:textId="77777777" w:rsidR="00B751B1" w:rsidRPr="00924BB6" w:rsidRDefault="00B751B1" w:rsidP="00B751B1">
      <w:pPr>
        <w:rPr>
          <w:lang w:val="en-GB"/>
        </w:rPr>
      </w:pPr>
      <w:r w:rsidRPr="00924BB6">
        <w:rPr>
          <w:lang w:val="en-GB"/>
        </w:rPr>
        <w:t xml:space="preserve">        string :length_type_recap</w:t>
      </w:r>
      <w:r>
        <w:rPr>
          <w:lang w:val="en-GB"/>
        </w:rPr>
        <w:t>ture = "Straight fork length";</w:t>
      </w:r>
      <w:r>
        <w:rPr>
          <w:lang w:val="en-GB"/>
        </w:rPr>
        <w:tab/>
      </w:r>
      <w:r>
        <w:rPr>
          <w:lang w:val="en-GB"/>
        </w:rPr>
        <w:tab/>
      </w:r>
      <w:r>
        <w:rPr>
          <w:lang w:val="en-GB"/>
        </w:rPr>
        <w:tab/>
      </w:r>
      <w:r w:rsidRPr="00924BB6">
        <w:rPr>
          <w:lang w:val="en-GB"/>
        </w:rPr>
        <w:t>//recommended</w:t>
      </w:r>
    </w:p>
    <w:p w14:paraId="72693929" w14:textId="77777777" w:rsidR="00B751B1" w:rsidRPr="00924BB6" w:rsidRDefault="00B751B1" w:rsidP="00B751B1">
      <w:pPr>
        <w:rPr>
          <w:lang w:val="en-GB"/>
        </w:rPr>
      </w:pPr>
      <w:r w:rsidRPr="00924BB6">
        <w:rPr>
          <w:lang w:val="en-GB"/>
        </w:rPr>
        <w:t xml:space="preserve">        string :length_method_re</w:t>
      </w:r>
      <w:r>
        <w:rPr>
          <w:lang w:val="en-GB"/>
        </w:rPr>
        <w:t>capture = "predicted";</w:t>
      </w:r>
      <w:r>
        <w:rPr>
          <w:lang w:val="en-GB"/>
        </w:rPr>
        <w:tab/>
      </w:r>
      <w:r>
        <w:rPr>
          <w:lang w:val="en-GB"/>
        </w:rPr>
        <w:tab/>
      </w:r>
      <w:r>
        <w:rPr>
          <w:lang w:val="en-GB"/>
        </w:rPr>
        <w:tab/>
      </w:r>
      <w:r>
        <w:rPr>
          <w:lang w:val="en-GB"/>
        </w:rPr>
        <w:tab/>
      </w:r>
      <w:r w:rsidRPr="00924BB6">
        <w:rPr>
          <w:lang w:val="en-GB"/>
        </w:rPr>
        <w:t xml:space="preserve">//recommended        </w:t>
      </w:r>
    </w:p>
    <w:p w14:paraId="49C2BDA0" w14:textId="77777777" w:rsidR="00B751B1" w:rsidRPr="00924BB6" w:rsidRDefault="00B751B1" w:rsidP="00B751B1">
      <w:pPr>
        <w:rPr>
          <w:lang w:val="en-GB"/>
        </w:rPr>
      </w:pPr>
      <w:r w:rsidRPr="00924BB6">
        <w:rPr>
          <w:lang w:val="en-GB"/>
        </w:rPr>
        <w:t xml:space="preserve">        double :length_recapture</w:t>
      </w:r>
      <w:r>
        <w:rPr>
          <w:lang w:val="en-GB"/>
        </w:rPr>
        <w:t xml:space="preserve"> = 159.0f;</w:t>
      </w:r>
      <w:r>
        <w:rPr>
          <w:lang w:val="en-GB"/>
        </w:rPr>
        <w:tab/>
      </w:r>
      <w:r>
        <w:rPr>
          <w:lang w:val="en-GB"/>
        </w:rPr>
        <w:tab/>
      </w:r>
      <w:r>
        <w:rPr>
          <w:lang w:val="en-GB"/>
        </w:rPr>
        <w:tab/>
      </w:r>
      <w:r>
        <w:rPr>
          <w:lang w:val="en-GB"/>
        </w:rPr>
        <w:tab/>
      </w:r>
      <w:r>
        <w:rPr>
          <w:lang w:val="en-GB"/>
        </w:rPr>
        <w:tab/>
      </w:r>
      <w:r>
        <w:rPr>
          <w:lang w:val="en-GB"/>
        </w:rPr>
        <w:tab/>
      </w:r>
      <w:r w:rsidRPr="00924BB6">
        <w:rPr>
          <w:lang w:val="en-GB"/>
        </w:rPr>
        <w:t>//recommended</w:t>
      </w:r>
    </w:p>
    <w:p w14:paraId="4EF173F9" w14:textId="77777777" w:rsidR="00B751B1" w:rsidRPr="00924BB6" w:rsidRDefault="00B751B1" w:rsidP="00B751B1">
      <w:pPr>
        <w:rPr>
          <w:lang w:val="en-GB"/>
        </w:rPr>
      </w:pPr>
      <w:r w:rsidRPr="00924BB6">
        <w:rPr>
          <w:lang w:val="en-GB"/>
        </w:rPr>
        <w:t xml:space="preserve">        string :length_unit_recapture = "cm";</w:t>
      </w:r>
      <w:r>
        <w:rPr>
          <w:lang w:val="en-GB"/>
        </w:rPr>
        <w:tab/>
      </w:r>
      <w:r>
        <w:rPr>
          <w:lang w:val="en-GB"/>
        </w:rPr>
        <w:tab/>
      </w:r>
      <w:r>
        <w:rPr>
          <w:lang w:val="en-GB"/>
        </w:rPr>
        <w:tab/>
      </w:r>
      <w:r>
        <w:rPr>
          <w:lang w:val="en-GB"/>
        </w:rPr>
        <w:tab/>
      </w:r>
      <w:r>
        <w:rPr>
          <w:lang w:val="en-GB"/>
        </w:rPr>
        <w:tab/>
      </w:r>
      <w:r w:rsidRPr="00924BB6">
        <w:rPr>
          <w:lang w:val="en-GB"/>
        </w:rPr>
        <w:t>//recommended</w:t>
      </w:r>
    </w:p>
    <w:p w14:paraId="1FFAF0EC" w14:textId="77777777" w:rsidR="00B751B1" w:rsidRPr="00924BB6" w:rsidRDefault="00B751B1" w:rsidP="00B751B1">
      <w:pPr>
        <w:rPr>
          <w:lang w:val="en-GB"/>
        </w:rPr>
      </w:pPr>
      <w:r w:rsidRPr="00924BB6">
        <w:rPr>
          <w:lang w:val="en-GB"/>
        </w:rPr>
        <w:t xml:space="preserve">        string :condition_recapture = "gut hooked";</w:t>
      </w:r>
      <w:r>
        <w:rPr>
          <w:lang w:val="en-GB"/>
        </w:rPr>
        <w:tab/>
      </w:r>
      <w:r>
        <w:rPr>
          <w:lang w:val="en-GB"/>
        </w:rPr>
        <w:tab/>
      </w:r>
      <w:r>
        <w:rPr>
          <w:lang w:val="en-GB"/>
        </w:rPr>
        <w:tab/>
      </w:r>
      <w:r>
        <w:rPr>
          <w:lang w:val="en-GB"/>
        </w:rPr>
        <w:tab/>
      </w:r>
      <w:r>
        <w:rPr>
          <w:lang w:val="en-GB"/>
        </w:rPr>
        <w:tab/>
      </w:r>
      <w:r w:rsidRPr="00924BB6">
        <w:rPr>
          <w:lang w:val="en-GB"/>
        </w:rPr>
        <w:t>//recommended</w:t>
      </w:r>
    </w:p>
    <w:p w14:paraId="78F962ED" w14:textId="77777777" w:rsidR="00B751B1" w:rsidRPr="00924BB6" w:rsidRDefault="00B751B1" w:rsidP="00B751B1">
      <w:pPr>
        <w:rPr>
          <w:lang w:val="en-GB"/>
        </w:rPr>
      </w:pPr>
      <w:r w:rsidRPr="00924BB6">
        <w:rPr>
          <w:lang w:val="en-GB"/>
        </w:rPr>
        <w:t xml:space="preserve">        string :fate_recapture = "harvested";</w:t>
      </w:r>
      <w:r>
        <w:rPr>
          <w:lang w:val="en-GB"/>
        </w:rPr>
        <w:tab/>
      </w:r>
      <w:r>
        <w:rPr>
          <w:lang w:val="en-GB"/>
        </w:rPr>
        <w:tab/>
      </w:r>
      <w:r>
        <w:rPr>
          <w:lang w:val="en-GB"/>
        </w:rPr>
        <w:tab/>
      </w:r>
      <w:r>
        <w:rPr>
          <w:lang w:val="en-GB"/>
        </w:rPr>
        <w:tab/>
      </w:r>
      <w:r>
        <w:rPr>
          <w:lang w:val="en-GB"/>
        </w:rPr>
        <w:tab/>
      </w:r>
      <w:r w:rsidRPr="00924BB6">
        <w:rPr>
          <w:lang w:val="en-GB"/>
        </w:rPr>
        <w:t>//recommended</w:t>
      </w:r>
    </w:p>
    <w:p w14:paraId="12550C18" w14:textId="77777777" w:rsidR="00B751B1" w:rsidRPr="00924BB6" w:rsidRDefault="00B751B1" w:rsidP="00B751B1">
      <w:pPr>
        <w:rPr>
          <w:lang w:val="en-GB"/>
        </w:rPr>
      </w:pPr>
      <w:r w:rsidRPr="00924BB6">
        <w:rPr>
          <w:lang w:val="en-GB"/>
        </w:rPr>
        <w:t xml:space="preserve">        string :lifestage_recapture = "adult";</w:t>
      </w:r>
      <w:r>
        <w:rPr>
          <w:lang w:val="en-GB"/>
        </w:rPr>
        <w:tab/>
      </w:r>
      <w:r>
        <w:rPr>
          <w:lang w:val="en-GB"/>
        </w:rPr>
        <w:tab/>
      </w:r>
      <w:r>
        <w:rPr>
          <w:lang w:val="en-GB"/>
        </w:rPr>
        <w:tab/>
      </w:r>
      <w:r>
        <w:rPr>
          <w:lang w:val="en-GB"/>
        </w:rPr>
        <w:tab/>
      </w:r>
      <w:r>
        <w:rPr>
          <w:lang w:val="en-GB"/>
        </w:rPr>
        <w:tab/>
      </w:r>
      <w:r w:rsidRPr="00924BB6">
        <w:rPr>
          <w:lang w:val="en-GB"/>
        </w:rPr>
        <w:t xml:space="preserve">//recommended   </w:t>
      </w:r>
    </w:p>
    <w:p w14:paraId="63BDC112" w14:textId="2B27608A" w:rsidR="00B751B1" w:rsidRPr="00924BB6" w:rsidRDefault="00B751B1" w:rsidP="00B751B1">
      <w:pPr>
        <w:rPr>
          <w:lang w:val="en-GB"/>
        </w:rPr>
      </w:pPr>
      <w:r w:rsidRPr="00924BB6">
        <w:rPr>
          <w:lang w:val="en-GB"/>
        </w:rPr>
        <w:t xml:space="preserve">        string :tag_placement = "second dorsal fin";</w:t>
      </w:r>
      <w:r>
        <w:rPr>
          <w:lang w:val="en-GB"/>
        </w:rPr>
        <w:tab/>
      </w:r>
      <w:r>
        <w:rPr>
          <w:lang w:val="en-GB"/>
        </w:rPr>
        <w:tab/>
      </w:r>
      <w:r>
        <w:rPr>
          <w:lang w:val="en-GB"/>
        </w:rPr>
        <w:tab/>
      </w:r>
      <w:r>
        <w:rPr>
          <w:lang w:val="en-GB"/>
        </w:rPr>
        <w:tab/>
      </w:r>
      <w:r>
        <w:rPr>
          <w:lang w:val="en-GB"/>
        </w:rPr>
        <w:tab/>
      </w:r>
      <w:r w:rsidRPr="00924BB6">
        <w:rPr>
          <w:lang w:val="en-GB"/>
        </w:rPr>
        <w:t xml:space="preserve">//recommended </w:t>
      </w:r>
    </w:p>
    <w:p w14:paraId="01A4ACE7" w14:textId="77777777" w:rsidR="00B751B1" w:rsidRPr="00924BB6" w:rsidRDefault="00B751B1" w:rsidP="00B751B1">
      <w:pPr>
        <w:rPr>
          <w:lang w:val="en-GB"/>
        </w:rPr>
      </w:pPr>
      <w:r w:rsidRPr="00924BB6">
        <w:rPr>
          <w:lang w:val="en-GB"/>
        </w:rPr>
        <w:t xml:space="preserve">        double :hours_soaktime_capture = 0.1f;</w:t>
      </w:r>
      <w:r>
        <w:rPr>
          <w:lang w:val="en-GB"/>
        </w:rPr>
        <w:tab/>
      </w:r>
      <w:r>
        <w:rPr>
          <w:lang w:val="en-GB"/>
        </w:rPr>
        <w:tab/>
      </w:r>
      <w:r>
        <w:rPr>
          <w:lang w:val="en-GB"/>
        </w:rPr>
        <w:tab/>
      </w:r>
      <w:r>
        <w:rPr>
          <w:lang w:val="en-GB"/>
        </w:rPr>
        <w:tab/>
      </w:r>
      <w:r>
        <w:rPr>
          <w:lang w:val="en-GB"/>
        </w:rPr>
        <w:tab/>
      </w:r>
      <w:r w:rsidRPr="00924BB6">
        <w:rPr>
          <w:lang w:val="en-GB"/>
        </w:rPr>
        <w:t xml:space="preserve">//optional  </w:t>
      </w:r>
    </w:p>
    <w:p w14:paraId="2589D9D5" w14:textId="77777777" w:rsidR="00B751B1" w:rsidRPr="00924BB6" w:rsidRDefault="00B751B1" w:rsidP="00B751B1">
      <w:pPr>
        <w:rPr>
          <w:lang w:val="en-GB"/>
        </w:rPr>
      </w:pPr>
      <w:r w:rsidRPr="00924BB6">
        <w:rPr>
          <w:lang w:val="en-GB"/>
        </w:rPr>
        <w:t xml:space="preserve">        double :hours_soaktime_recapture = 1.5f;</w:t>
      </w:r>
      <w:r>
        <w:rPr>
          <w:lang w:val="en-GB"/>
        </w:rPr>
        <w:tab/>
      </w:r>
      <w:r>
        <w:rPr>
          <w:lang w:val="en-GB"/>
        </w:rPr>
        <w:tab/>
      </w:r>
      <w:r>
        <w:rPr>
          <w:lang w:val="en-GB"/>
        </w:rPr>
        <w:tab/>
      </w:r>
      <w:r>
        <w:rPr>
          <w:lang w:val="en-GB"/>
        </w:rPr>
        <w:tab/>
      </w:r>
      <w:r>
        <w:rPr>
          <w:lang w:val="en-GB"/>
        </w:rPr>
        <w:tab/>
      </w:r>
      <w:r w:rsidRPr="00924BB6">
        <w:rPr>
          <w:lang w:val="en-GB"/>
        </w:rPr>
        <w:t xml:space="preserve">//optional  </w:t>
      </w:r>
    </w:p>
    <w:p w14:paraId="347697E6" w14:textId="77777777" w:rsidR="00B751B1" w:rsidRPr="00924BB6" w:rsidRDefault="00B751B1" w:rsidP="00B751B1">
      <w:pPr>
        <w:rPr>
          <w:lang w:val="en-GB"/>
        </w:rPr>
      </w:pPr>
      <w:r w:rsidRPr="00924BB6">
        <w:rPr>
          <w:lang w:val="en-GB"/>
        </w:rPr>
        <w:t xml:space="preserve">        integer:implant_numsuture = 3;</w:t>
      </w:r>
      <w:r>
        <w:rPr>
          <w:lang w:val="en-GB"/>
        </w:rPr>
        <w:tab/>
      </w:r>
      <w:r>
        <w:rPr>
          <w:lang w:val="en-GB"/>
        </w:rPr>
        <w:tab/>
      </w:r>
      <w:r>
        <w:rPr>
          <w:lang w:val="en-GB"/>
        </w:rPr>
        <w:tab/>
      </w:r>
      <w:r>
        <w:rPr>
          <w:lang w:val="en-GB"/>
        </w:rPr>
        <w:tab/>
      </w:r>
      <w:r>
        <w:rPr>
          <w:lang w:val="en-GB"/>
        </w:rPr>
        <w:tab/>
      </w:r>
      <w:r>
        <w:rPr>
          <w:lang w:val="en-GB"/>
        </w:rPr>
        <w:tab/>
      </w:r>
      <w:r w:rsidRPr="00924BB6">
        <w:rPr>
          <w:lang w:val="en-GB"/>
        </w:rPr>
        <w:t>//optional</w:t>
      </w:r>
    </w:p>
    <w:p w14:paraId="44AE1787" w14:textId="77777777" w:rsidR="00B751B1" w:rsidRPr="00924BB6" w:rsidRDefault="00B751B1" w:rsidP="00B751B1">
      <w:pPr>
        <w:rPr>
          <w:lang w:val="en-GB"/>
        </w:rPr>
      </w:pPr>
      <w:r w:rsidRPr="00924BB6">
        <w:rPr>
          <w:lang w:val="en-GB"/>
        </w:rPr>
        <w:t xml:space="preserve">        double :minutes_fighttime_capture = 13.0f;</w:t>
      </w:r>
      <w:r>
        <w:rPr>
          <w:lang w:val="en-GB"/>
        </w:rPr>
        <w:tab/>
      </w:r>
      <w:r>
        <w:rPr>
          <w:lang w:val="en-GB"/>
        </w:rPr>
        <w:tab/>
      </w:r>
      <w:r>
        <w:rPr>
          <w:lang w:val="en-GB"/>
        </w:rPr>
        <w:tab/>
      </w:r>
      <w:r>
        <w:rPr>
          <w:lang w:val="en-GB"/>
        </w:rPr>
        <w:tab/>
      </w:r>
      <w:r>
        <w:rPr>
          <w:lang w:val="en-GB"/>
        </w:rPr>
        <w:tab/>
      </w:r>
      <w:r w:rsidRPr="00924BB6">
        <w:rPr>
          <w:lang w:val="en-GB"/>
        </w:rPr>
        <w:t xml:space="preserve">//optional        </w:t>
      </w:r>
    </w:p>
    <w:p w14:paraId="65C96461" w14:textId="77777777" w:rsidR="00B751B1" w:rsidRPr="00924BB6" w:rsidRDefault="00B751B1" w:rsidP="00B751B1">
      <w:pPr>
        <w:rPr>
          <w:lang w:val="en-GB"/>
        </w:rPr>
      </w:pPr>
      <w:r w:rsidRPr="00924BB6">
        <w:rPr>
          <w:lang w:val="en-GB"/>
        </w:rPr>
        <w:t xml:space="preserve">        double :minutes_fighttime_recapture = 25.0f;</w:t>
      </w:r>
      <w:r>
        <w:rPr>
          <w:lang w:val="en-GB"/>
        </w:rPr>
        <w:tab/>
      </w:r>
      <w:r>
        <w:rPr>
          <w:lang w:val="en-GB"/>
        </w:rPr>
        <w:tab/>
      </w:r>
      <w:r>
        <w:rPr>
          <w:lang w:val="en-GB"/>
        </w:rPr>
        <w:tab/>
      </w:r>
      <w:r>
        <w:rPr>
          <w:lang w:val="en-GB"/>
        </w:rPr>
        <w:tab/>
      </w:r>
      <w:r w:rsidRPr="00924BB6">
        <w:rPr>
          <w:lang w:val="en-GB"/>
        </w:rPr>
        <w:t>//optional</w:t>
      </w:r>
    </w:p>
    <w:p w14:paraId="7A1CC696" w14:textId="77777777" w:rsidR="00B751B1" w:rsidRPr="00924BB6" w:rsidRDefault="00B751B1" w:rsidP="00B751B1">
      <w:pPr>
        <w:rPr>
          <w:lang w:val="en-GB"/>
        </w:rPr>
      </w:pPr>
      <w:r w:rsidRPr="00924BB6">
        <w:rPr>
          <w:lang w:val="en-GB"/>
        </w:rPr>
        <w:t xml:space="preserve">        double :minutes_operation = </w:t>
      </w:r>
      <w:del w:id="284" w:author="dolphin tim" w:date="2019-09-30T04:25:00Z">
        <w:r w:rsidRPr="00924BB6" w:rsidDel="00FB07A4">
          <w:rPr>
            <w:lang w:val="en-GB"/>
          </w:rPr>
          <w:delText>4.</w:delText>
        </w:r>
      </w:del>
      <w:r w:rsidRPr="00924BB6">
        <w:rPr>
          <w:lang w:val="en-GB"/>
        </w:rPr>
        <w:t>0</w:t>
      </w:r>
      <w:ins w:id="285" w:author="dolphin tim" w:date="2019-09-30T04:25:00Z">
        <w:r w:rsidR="00FB07A4">
          <w:rPr>
            <w:lang w:val="en-GB"/>
          </w:rPr>
          <w:t>.5</w:t>
        </w:r>
      </w:ins>
      <w:r w:rsidRPr="00924BB6">
        <w:rPr>
          <w:lang w:val="en-GB"/>
        </w:rPr>
        <w:t>f;</w:t>
      </w:r>
      <w:r>
        <w:rPr>
          <w:lang w:val="en-GB"/>
        </w:rPr>
        <w:tab/>
      </w:r>
      <w:r>
        <w:rPr>
          <w:lang w:val="en-GB"/>
        </w:rPr>
        <w:tab/>
      </w:r>
      <w:r>
        <w:rPr>
          <w:lang w:val="en-GB"/>
        </w:rPr>
        <w:tab/>
      </w:r>
      <w:r>
        <w:rPr>
          <w:lang w:val="en-GB"/>
        </w:rPr>
        <w:tab/>
      </w:r>
      <w:r>
        <w:rPr>
          <w:lang w:val="en-GB"/>
        </w:rPr>
        <w:tab/>
      </w:r>
      <w:r>
        <w:rPr>
          <w:lang w:val="en-GB"/>
        </w:rPr>
        <w:tab/>
      </w:r>
      <w:r w:rsidRPr="00924BB6">
        <w:rPr>
          <w:lang w:val="en-GB"/>
        </w:rPr>
        <w:t>//optional</w:t>
      </w:r>
    </w:p>
    <w:p w14:paraId="3CFB512B" w14:textId="77777777" w:rsidR="00B751B1" w:rsidRPr="00924BB6" w:rsidDel="00FB07A4" w:rsidRDefault="00B751B1">
      <w:pPr>
        <w:rPr>
          <w:del w:id="286" w:author="dolphin tim" w:date="2019-09-30T04:25:00Z"/>
          <w:lang w:val="en-GB"/>
        </w:rPr>
      </w:pPr>
      <w:r w:rsidRPr="00924BB6">
        <w:rPr>
          <w:lang w:val="en-GB"/>
        </w:rPr>
        <w:t xml:space="preserve">        double :minutes_revival = 1.0f;</w:t>
      </w:r>
      <w:r>
        <w:rPr>
          <w:lang w:val="en-GB"/>
        </w:rPr>
        <w:tab/>
      </w:r>
      <w:r>
        <w:rPr>
          <w:lang w:val="en-GB"/>
        </w:rPr>
        <w:tab/>
      </w:r>
      <w:r>
        <w:rPr>
          <w:lang w:val="en-GB"/>
        </w:rPr>
        <w:tab/>
      </w:r>
      <w:r>
        <w:rPr>
          <w:lang w:val="en-GB"/>
        </w:rPr>
        <w:tab/>
      </w:r>
      <w:r>
        <w:rPr>
          <w:lang w:val="en-GB"/>
        </w:rPr>
        <w:tab/>
      </w:r>
      <w:r>
        <w:rPr>
          <w:lang w:val="en-GB"/>
        </w:rPr>
        <w:tab/>
      </w:r>
      <w:r w:rsidRPr="00924BB6">
        <w:rPr>
          <w:lang w:val="en-GB"/>
        </w:rPr>
        <w:t>//optional</w:t>
      </w:r>
    </w:p>
    <w:p w14:paraId="1065AF06" w14:textId="77777777" w:rsidR="00B751B1" w:rsidRPr="00924BB6" w:rsidDel="00FB07A4" w:rsidRDefault="00B751B1">
      <w:pPr>
        <w:rPr>
          <w:del w:id="287" w:author="dolphin tim" w:date="2019-09-30T04:25:00Z"/>
          <w:lang w:val="en-GB"/>
        </w:rPr>
      </w:pPr>
      <w:del w:id="288" w:author="dolphin tim" w:date="2019-09-30T04:25:00Z">
        <w:r w:rsidRPr="00924BB6" w:rsidDel="00FB07A4">
          <w:rPr>
            <w:lang w:val="en-GB"/>
          </w:rPr>
          <w:delText xml:space="preserve">        double :mount_numbolts = 1.0f;</w:delText>
        </w:r>
        <w:r w:rsidDel="00FB07A4">
          <w:rPr>
            <w:lang w:val="en-GB"/>
          </w:rPr>
          <w:tab/>
        </w:r>
        <w:r w:rsidDel="00FB07A4">
          <w:rPr>
            <w:lang w:val="en-GB"/>
          </w:rPr>
          <w:tab/>
        </w:r>
        <w:r w:rsidDel="00FB07A4">
          <w:rPr>
            <w:lang w:val="en-GB"/>
          </w:rPr>
          <w:tab/>
        </w:r>
        <w:r w:rsidDel="00FB07A4">
          <w:rPr>
            <w:lang w:val="en-GB"/>
          </w:rPr>
          <w:tab/>
        </w:r>
        <w:r w:rsidDel="00FB07A4">
          <w:rPr>
            <w:lang w:val="en-GB"/>
          </w:rPr>
          <w:tab/>
        </w:r>
        <w:r w:rsidDel="00FB07A4">
          <w:rPr>
            <w:lang w:val="en-GB"/>
          </w:rPr>
          <w:tab/>
        </w:r>
        <w:r w:rsidRPr="00924BB6" w:rsidDel="00FB07A4">
          <w:rPr>
            <w:lang w:val="en-GB"/>
          </w:rPr>
          <w:delText>//optional</w:delText>
        </w:r>
      </w:del>
    </w:p>
    <w:p w14:paraId="27F828D6" w14:textId="77777777" w:rsidR="00B751B1" w:rsidRPr="00924BB6" w:rsidRDefault="00B751B1" w:rsidP="00FB07A4">
      <w:pPr>
        <w:rPr>
          <w:lang w:val="en-GB"/>
        </w:rPr>
      </w:pPr>
      <w:del w:id="289" w:author="dolphin tim" w:date="2019-09-30T04:25:00Z">
        <w:r w:rsidRPr="00924BB6" w:rsidDel="00FB07A4">
          <w:rPr>
            <w:lang w:val="en-GB"/>
          </w:rPr>
          <w:delText xml:space="preserve">        integer:mount_numbolts = 4;</w:delText>
        </w:r>
        <w:r w:rsidDel="00FB07A4">
          <w:rPr>
            <w:lang w:val="en-GB"/>
          </w:rPr>
          <w:tab/>
        </w:r>
        <w:r w:rsidDel="00FB07A4">
          <w:rPr>
            <w:lang w:val="en-GB"/>
          </w:rPr>
          <w:tab/>
        </w:r>
        <w:r w:rsidDel="00FB07A4">
          <w:rPr>
            <w:lang w:val="en-GB"/>
          </w:rPr>
          <w:tab/>
        </w:r>
        <w:r w:rsidDel="00FB07A4">
          <w:rPr>
            <w:lang w:val="en-GB"/>
          </w:rPr>
          <w:tab/>
        </w:r>
        <w:r w:rsidDel="00FB07A4">
          <w:rPr>
            <w:lang w:val="en-GB"/>
          </w:rPr>
          <w:tab/>
        </w:r>
        <w:r w:rsidDel="00FB07A4">
          <w:rPr>
            <w:lang w:val="en-GB"/>
          </w:rPr>
          <w:tab/>
        </w:r>
        <w:r w:rsidRPr="00924BB6" w:rsidDel="00FB07A4">
          <w:rPr>
            <w:lang w:val="en-GB"/>
          </w:rPr>
          <w:delText>//optional</w:delText>
        </w:r>
      </w:del>
    </w:p>
    <w:p w14:paraId="7643614C" w14:textId="77777777" w:rsidR="00B751B1" w:rsidRPr="00924BB6" w:rsidRDefault="00B751B1" w:rsidP="00B751B1">
      <w:pPr>
        <w:rPr>
          <w:lang w:val="en-GB"/>
        </w:rPr>
      </w:pPr>
      <w:r w:rsidRPr="00924BB6">
        <w:rPr>
          <w:lang w:val="en-GB"/>
        </w:rPr>
        <w:t xml:space="preserve">        string :sex</w:t>
      </w:r>
      <w:r>
        <w:rPr>
          <w:lang w:val="en-GB"/>
        </w:rPr>
        <w:t xml:space="preserve"> = "unknown";</w:t>
      </w:r>
      <w:r>
        <w:rPr>
          <w:lang w:val="en-GB"/>
        </w:rPr>
        <w:tab/>
      </w:r>
      <w:r>
        <w:rPr>
          <w:lang w:val="en-GB"/>
        </w:rPr>
        <w:tab/>
      </w:r>
      <w:r>
        <w:rPr>
          <w:lang w:val="en-GB"/>
        </w:rPr>
        <w:tab/>
      </w:r>
      <w:r>
        <w:rPr>
          <w:lang w:val="en-GB"/>
        </w:rPr>
        <w:tab/>
      </w:r>
      <w:r>
        <w:rPr>
          <w:lang w:val="en-GB"/>
        </w:rPr>
        <w:tab/>
      </w:r>
      <w:r>
        <w:rPr>
          <w:lang w:val="en-GB"/>
        </w:rPr>
        <w:tab/>
      </w:r>
      <w:r>
        <w:rPr>
          <w:lang w:val="en-GB"/>
        </w:rPr>
        <w:tab/>
      </w:r>
      <w:r w:rsidRPr="00924BB6">
        <w:rPr>
          <w:lang w:val="en-GB"/>
        </w:rPr>
        <w:t>//optional</w:t>
      </w:r>
    </w:p>
    <w:p w14:paraId="11F88C5C" w14:textId="77777777" w:rsidR="00B751B1" w:rsidRPr="00924BB6" w:rsidRDefault="00B751B1" w:rsidP="00B751B1">
      <w:pPr>
        <w:rPr>
          <w:lang w:val="en-GB"/>
        </w:rPr>
      </w:pPr>
      <w:r w:rsidRPr="00924BB6">
        <w:rPr>
          <w:lang w:val="en-GB"/>
        </w:rPr>
        <w:t xml:space="preserve">        string :stock = "unknown";</w:t>
      </w:r>
      <w:r>
        <w:rPr>
          <w:lang w:val="en-GB"/>
        </w:rPr>
        <w:tab/>
      </w:r>
      <w:r>
        <w:rPr>
          <w:lang w:val="en-GB"/>
        </w:rPr>
        <w:tab/>
      </w:r>
      <w:r>
        <w:rPr>
          <w:lang w:val="en-GB"/>
        </w:rPr>
        <w:tab/>
      </w:r>
      <w:r>
        <w:rPr>
          <w:lang w:val="en-GB"/>
        </w:rPr>
        <w:tab/>
      </w:r>
      <w:r>
        <w:rPr>
          <w:lang w:val="en-GB"/>
        </w:rPr>
        <w:tab/>
      </w:r>
      <w:r>
        <w:rPr>
          <w:lang w:val="en-GB"/>
        </w:rPr>
        <w:tab/>
      </w:r>
      <w:r>
        <w:rPr>
          <w:lang w:val="en-GB"/>
        </w:rPr>
        <w:tab/>
      </w:r>
      <w:r w:rsidRPr="00924BB6">
        <w:rPr>
          <w:lang w:val="en-GB"/>
        </w:rPr>
        <w:t>//optional</w:t>
      </w:r>
    </w:p>
    <w:p w14:paraId="072D60B2" w14:textId="77777777" w:rsidR="00B751B1" w:rsidRPr="00924BB6" w:rsidRDefault="00B751B1" w:rsidP="00B751B1">
      <w:pPr>
        <w:rPr>
          <w:lang w:val="en-GB"/>
        </w:rPr>
      </w:pPr>
      <w:r w:rsidRPr="00924BB6">
        <w:rPr>
          <w:lang w:val="en-GB"/>
        </w:rPr>
        <w:t xml:space="preserve">        string :tissue_sa</w:t>
      </w:r>
      <w:r>
        <w:rPr>
          <w:lang w:val="en-GB"/>
        </w:rPr>
        <w:t>mple_capture = "Blood-ID02101";</w:t>
      </w:r>
      <w:r>
        <w:rPr>
          <w:lang w:val="en-GB"/>
        </w:rPr>
        <w:tab/>
      </w:r>
      <w:r>
        <w:rPr>
          <w:lang w:val="en-GB"/>
        </w:rPr>
        <w:tab/>
      </w:r>
      <w:r>
        <w:rPr>
          <w:lang w:val="en-GB"/>
        </w:rPr>
        <w:tab/>
      </w:r>
      <w:r>
        <w:rPr>
          <w:lang w:val="en-GB"/>
        </w:rPr>
        <w:tab/>
      </w:r>
      <w:r w:rsidRPr="00924BB6">
        <w:rPr>
          <w:lang w:val="en-GB"/>
        </w:rPr>
        <w:t xml:space="preserve">//optional        </w:t>
      </w:r>
    </w:p>
    <w:p w14:paraId="72E333C6" w14:textId="77777777" w:rsidR="00B751B1" w:rsidRPr="00924BB6" w:rsidRDefault="00B751B1" w:rsidP="00B751B1">
      <w:pPr>
        <w:rPr>
          <w:lang w:val="en-GB"/>
        </w:rPr>
      </w:pPr>
      <w:r w:rsidRPr="00924BB6">
        <w:rPr>
          <w:lang w:val="en-GB"/>
        </w:rPr>
        <w:t xml:space="preserve">        string :tissue_sample_recapture = "Blood-ID02102";</w:t>
      </w:r>
      <w:r>
        <w:rPr>
          <w:lang w:val="en-GB"/>
        </w:rPr>
        <w:tab/>
      </w:r>
      <w:r>
        <w:rPr>
          <w:lang w:val="en-GB"/>
        </w:rPr>
        <w:tab/>
      </w:r>
      <w:r>
        <w:rPr>
          <w:lang w:val="en-GB"/>
        </w:rPr>
        <w:tab/>
      </w:r>
      <w:r>
        <w:rPr>
          <w:lang w:val="en-GB"/>
        </w:rPr>
        <w:tab/>
      </w:r>
      <w:r w:rsidRPr="00924BB6">
        <w:rPr>
          <w:lang w:val="en-GB"/>
        </w:rPr>
        <w:t>//optional</w:t>
      </w:r>
    </w:p>
    <w:p w14:paraId="11462C18" w14:textId="77777777" w:rsidR="00B751B1" w:rsidRPr="00924BB6" w:rsidRDefault="00B751B1" w:rsidP="00B751B1">
      <w:pPr>
        <w:rPr>
          <w:lang w:val="en-GB"/>
        </w:rPr>
      </w:pPr>
      <w:r w:rsidRPr="00924BB6">
        <w:rPr>
          <w:lang w:val="en-GB"/>
        </w:rPr>
        <w:t xml:space="preserve">        string :weight_type_capture = "whole";</w:t>
      </w:r>
      <w:r>
        <w:rPr>
          <w:lang w:val="en-GB"/>
        </w:rPr>
        <w:tab/>
      </w:r>
      <w:r>
        <w:rPr>
          <w:lang w:val="en-GB"/>
        </w:rPr>
        <w:tab/>
      </w:r>
      <w:r>
        <w:rPr>
          <w:lang w:val="en-GB"/>
        </w:rPr>
        <w:tab/>
      </w:r>
      <w:r>
        <w:rPr>
          <w:lang w:val="en-GB"/>
        </w:rPr>
        <w:tab/>
      </w:r>
      <w:r>
        <w:rPr>
          <w:lang w:val="en-GB"/>
        </w:rPr>
        <w:tab/>
      </w:r>
      <w:r w:rsidRPr="00924BB6">
        <w:rPr>
          <w:lang w:val="en-GB"/>
        </w:rPr>
        <w:t xml:space="preserve">//optional </w:t>
      </w:r>
    </w:p>
    <w:p w14:paraId="4C163D41" w14:textId="77777777" w:rsidR="00B751B1" w:rsidRPr="00924BB6" w:rsidRDefault="00B751B1" w:rsidP="00B751B1">
      <w:pPr>
        <w:rPr>
          <w:lang w:val="en-GB"/>
        </w:rPr>
      </w:pPr>
      <w:r w:rsidRPr="00924BB6">
        <w:rPr>
          <w:lang w:val="en-GB"/>
        </w:rPr>
        <w:t xml:space="preserve">        string :weight_method_capture = "measured";</w:t>
      </w:r>
      <w:r>
        <w:rPr>
          <w:lang w:val="en-GB"/>
        </w:rPr>
        <w:tab/>
      </w:r>
      <w:r>
        <w:rPr>
          <w:lang w:val="en-GB"/>
        </w:rPr>
        <w:tab/>
      </w:r>
      <w:r>
        <w:rPr>
          <w:lang w:val="en-GB"/>
        </w:rPr>
        <w:tab/>
      </w:r>
      <w:r>
        <w:rPr>
          <w:lang w:val="en-GB"/>
        </w:rPr>
        <w:tab/>
      </w:r>
      <w:r w:rsidRPr="00924BB6">
        <w:rPr>
          <w:lang w:val="en-GB"/>
        </w:rPr>
        <w:t xml:space="preserve">//optional  </w:t>
      </w:r>
    </w:p>
    <w:p w14:paraId="0C38CAB9" w14:textId="77777777" w:rsidR="00B751B1" w:rsidRPr="00924BB6" w:rsidRDefault="00B751B1" w:rsidP="00B751B1">
      <w:pPr>
        <w:rPr>
          <w:lang w:val="en-GB"/>
        </w:rPr>
      </w:pPr>
      <w:r w:rsidRPr="00924BB6">
        <w:rPr>
          <w:lang w:val="en-GB"/>
        </w:rPr>
        <w:t xml:space="preserve">        double :weight_capture = 1200.0f;</w:t>
      </w:r>
      <w:r>
        <w:rPr>
          <w:lang w:val="en-GB"/>
        </w:rPr>
        <w:tab/>
      </w:r>
      <w:r>
        <w:rPr>
          <w:lang w:val="en-GB"/>
        </w:rPr>
        <w:tab/>
      </w:r>
      <w:r>
        <w:rPr>
          <w:lang w:val="en-GB"/>
        </w:rPr>
        <w:tab/>
      </w:r>
      <w:r>
        <w:rPr>
          <w:lang w:val="en-GB"/>
        </w:rPr>
        <w:tab/>
      </w:r>
      <w:r>
        <w:rPr>
          <w:lang w:val="en-GB"/>
        </w:rPr>
        <w:tab/>
      </w:r>
      <w:r>
        <w:rPr>
          <w:lang w:val="en-GB"/>
        </w:rPr>
        <w:tab/>
      </w:r>
      <w:r w:rsidRPr="00924BB6">
        <w:rPr>
          <w:lang w:val="en-GB"/>
        </w:rPr>
        <w:t xml:space="preserve">//optional        </w:t>
      </w:r>
    </w:p>
    <w:p w14:paraId="79C5C217" w14:textId="77777777" w:rsidR="00B751B1" w:rsidRPr="00924BB6" w:rsidRDefault="00B751B1" w:rsidP="00B751B1">
      <w:pPr>
        <w:rPr>
          <w:lang w:val="en-GB"/>
        </w:rPr>
      </w:pPr>
      <w:r w:rsidRPr="00924BB6">
        <w:rPr>
          <w:lang w:val="en-GB"/>
        </w:rPr>
        <w:t xml:space="preserve">        string :weight_unit_capture = "g";</w:t>
      </w:r>
      <w:r>
        <w:rPr>
          <w:lang w:val="en-GB"/>
        </w:rPr>
        <w:tab/>
      </w:r>
      <w:r>
        <w:rPr>
          <w:lang w:val="en-GB"/>
        </w:rPr>
        <w:tab/>
      </w:r>
      <w:r>
        <w:rPr>
          <w:lang w:val="en-GB"/>
        </w:rPr>
        <w:tab/>
      </w:r>
      <w:r>
        <w:rPr>
          <w:lang w:val="en-GB"/>
        </w:rPr>
        <w:tab/>
      </w:r>
      <w:r>
        <w:rPr>
          <w:lang w:val="en-GB"/>
        </w:rPr>
        <w:tab/>
      </w:r>
      <w:r>
        <w:rPr>
          <w:lang w:val="en-GB"/>
        </w:rPr>
        <w:tab/>
      </w:r>
      <w:r w:rsidRPr="00924BB6">
        <w:rPr>
          <w:lang w:val="en-GB"/>
        </w:rPr>
        <w:t xml:space="preserve">//optional     </w:t>
      </w:r>
    </w:p>
    <w:p w14:paraId="32B3F6F9" w14:textId="77777777" w:rsidR="00B751B1" w:rsidRPr="00924BB6" w:rsidRDefault="00B751B1" w:rsidP="00B751B1">
      <w:pPr>
        <w:rPr>
          <w:lang w:val="en-GB"/>
        </w:rPr>
      </w:pPr>
      <w:r w:rsidRPr="00924BB6">
        <w:rPr>
          <w:lang w:val="en-GB"/>
        </w:rPr>
        <w:t xml:space="preserve">        string :weight_type_recapture = "dressed";</w:t>
      </w:r>
      <w:r>
        <w:rPr>
          <w:lang w:val="en-GB"/>
        </w:rPr>
        <w:tab/>
      </w:r>
      <w:r>
        <w:rPr>
          <w:lang w:val="en-GB"/>
        </w:rPr>
        <w:tab/>
      </w:r>
      <w:r>
        <w:rPr>
          <w:lang w:val="en-GB"/>
        </w:rPr>
        <w:tab/>
      </w:r>
      <w:r>
        <w:rPr>
          <w:lang w:val="en-GB"/>
        </w:rPr>
        <w:tab/>
      </w:r>
      <w:r>
        <w:rPr>
          <w:lang w:val="en-GB"/>
        </w:rPr>
        <w:tab/>
      </w:r>
      <w:r w:rsidRPr="00924BB6">
        <w:rPr>
          <w:lang w:val="en-GB"/>
        </w:rPr>
        <w:t xml:space="preserve">//optional </w:t>
      </w:r>
    </w:p>
    <w:p w14:paraId="3D1689CC" w14:textId="77777777" w:rsidR="00B751B1" w:rsidRPr="00924BB6" w:rsidRDefault="00B751B1" w:rsidP="00B751B1">
      <w:pPr>
        <w:rPr>
          <w:lang w:val="en-GB"/>
        </w:rPr>
      </w:pPr>
      <w:r w:rsidRPr="00924BB6">
        <w:rPr>
          <w:lang w:val="en-GB"/>
        </w:rPr>
        <w:t xml:space="preserve">        string :weight_method_recapture = "measured";</w:t>
      </w:r>
      <w:r>
        <w:rPr>
          <w:lang w:val="en-GB"/>
        </w:rPr>
        <w:tab/>
      </w:r>
      <w:r>
        <w:rPr>
          <w:lang w:val="en-GB"/>
        </w:rPr>
        <w:tab/>
      </w:r>
      <w:r>
        <w:rPr>
          <w:lang w:val="en-GB"/>
        </w:rPr>
        <w:tab/>
      </w:r>
      <w:r>
        <w:rPr>
          <w:lang w:val="en-GB"/>
        </w:rPr>
        <w:tab/>
      </w:r>
      <w:r w:rsidRPr="00924BB6">
        <w:rPr>
          <w:lang w:val="en-GB"/>
        </w:rPr>
        <w:t>//optional</w:t>
      </w:r>
    </w:p>
    <w:p w14:paraId="24B11AB2" w14:textId="77777777" w:rsidR="00B751B1" w:rsidRPr="00924BB6" w:rsidRDefault="00B751B1" w:rsidP="00B751B1">
      <w:pPr>
        <w:rPr>
          <w:lang w:val="en-GB"/>
        </w:rPr>
      </w:pPr>
      <w:r w:rsidRPr="00924BB6">
        <w:rPr>
          <w:lang w:val="en-GB"/>
        </w:rPr>
        <w:t xml:space="preserve">        double :weight_recapture = 2700.0f;</w:t>
      </w:r>
      <w:r>
        <w:rPr>
          <w:lang w:val="en-GB"/>
        </w:rPr>
        <w:tab/>
      </w:r>
      <w:r>
        <w:rPr>
          <w:lang w:val="en-GB"/>
        </w:rPr>
        <w:tab/>
      </w:r>
      <w:r>
        <w:rPr>
          <w:lang w:val="en-GB"/>
        </w:rPr>
        <w:tab/>
      </w:r>
      <w:r>
        <w:rPr>
          <w:lang w:val="en-GB"/>
        </w:rPr>
        <w:tab/>
      </w:r>
      <w:r>
        <w:rPr>
          <w:lang w:val="en-GB"/>
        </w:rPr>
        <w:tab/>
      </w:r>
      <w:r w:rsidRPr="00924BB6">
        <w:rPr>
          <w:lang w:val="en-GB"/>
        </w:rPr>
        <w:t xml:space="preserve">//optional </w:t>
      </w:r>
    </w:p>
    <w:p w14:paraId="3959F25C" w14:textId="77777777" w:rsidR="00B751B1" w:rsidRPr="00924BB6" w:rsidRDefault="00B751B1" w:rsidP="00B751B1">
      <w:pPr>
        <w:rPr>
          <w:lang w:val="en-GB"/>
        </w:rPr>
      </w:pPr>
      <w:r w:rsidRPr="00924BB6">
        <w:rPr>
          <w:lang w:val="en-GB"/>
        </w:rPr>
        <w:t xml:space="preserve">        string :weight_unit_recapture = "g";</w:t>
      </w:r>
      <w:r>
        <w:rPr>
          <w:lang w:val="en-GB"/>
        </w:rPr>
        <w:tab/>
      </w:r>
      <w:r>
        <w:rPr>
          <w:lang w:val="en-GB"/>
        </w:rPr>
        <w:tab/>
      </w:r>
      <w:r>
        <w:rPr>
          <w:lang w:val="en-GB"/>
        </w:rPr>
        <w:tab/>
      </w:r>
      <w:r>
        <w:rPr>
          <w:lang w:val="en-GB"/>
        </w:rPr>
        <w:tab/>
      </w:r>
      <w:r>
        <w:rPr>
          <w:lang w:val="en-GB"/>
        </w:rPr>
        <w:tab/>
      </w:r>
      <w:r>
        <w:rPr>
          <w:lang w:val="en-GB"/>
        </w:rPr>
        <w:tab/>
      </w:r>
      <w:r w:rsidRPr="00924BB6">
        <w:rPr>
          <w:lang w:val="en-GB"/>
        </w:rPr>
        <w:t xml:space="preserve">//optional               </w:t>
      </w:r>
    </w:p>
    <w:p w14:paraId="4AB38924" w14:textId="77777777" w:rsidR="00B751B1" w:rsidRPr="00924BB6" w:rsidRDefault="00B751B1" w:rsidP="00B751B1">
      <w:pPr>
        <w:rPr>
          <w:lang w:val="en-GB"/>
        </w:rPr>
      </w:pPr>
      <w:r w:rsidRPr="00924BB6">
        <w:rPr>
          <w:lang w:val="en-GB"/>
        </w:rPr>
        <w:t xml:space="preserve">        }      </w:t>
      </w:r>
    </w:p>
    <w:p w14:paraId="64A0FC1F" w14:textId="77777777" w:rsidR="00B751B1" w:rsidRPr="00924BB6" w:rsidRDefault="00B751B1" w:rsidP="00B751B1">
      <w:pPr>
        <w:rPr>
          <w:lang w:val="en-GB"/>
        </w:rPr>
      </w:pPr>
    </w:p>
    <w:p w14:paraId="0EF52D7F" w14:textId="77777777" w:rsidR="00B751B1" w:rsidRPr="00924BB6" w:rsidRDefault="00B751B1" w:rsidP="00B751B1">
      <w:pPr>
        <w:rPr>
          <w:lang w:val="en-GB"/>
        </w:rPr>
      </w:pPr>
      <w:r w:rsidRPr="00924BB6">
        <w:rPr>
          <w:lang w:val="en-GB"/>
        </w:rPr>
        <w:t xml:space="preserve">      group: attachment {</w:t>
      </w:r>
    </w:p>
    <w:p w14:paraId="6EDF1AC1" w14:textId="77777777" w:rsidR="00B751B1" w:rsidRPr="00924BB6" w:rsidDel="00FB07A4" w:rsidRDefault="00B751B1">
      <w:pPr>
        <w:rPr>
          <w:del w:id="290" w:author="dolphin tim" w:date="2019-09-30T04:25:00Z"/>
          <w:lang w:val="en-GB"/>
        </w:rPr>
      </w:pPr>
      <w:r w:rsidRPr="00924BB6">
        <w:rPr>
          <w:lang w:val="en-GB"/>
        </w:rPr>
        <w:t xml:space="preserve">        string </w:t>
      </w:r>
      <w:r>
        <w:rPr>
          <w:lang w:val="en-GB"/>
        </w:rPr>
        <w:t>:attachment_method = "implant";</w:t>
      </w:r>
      <w:r>
        <w:rPr>
          <w:lang w:val="en-GB"/>
        </w:rPr>
        <w:tab/>
      </w:r>
      <w:r>
        <w:rPr>
          <w:lang w:val="en-GB"/>
        </w:rPr>
        <w:tab/>
      </w:r>
      <w:r>
        <w:rPr>
          <w:lang w:val="en-GB"/>
        </w:rPr>
        <w:tab/>
      </w:r>
      <w:r>
        <w:rPr>
          <w:lang w:val="en-GB"/>
        </w:rPr>
        <w:tab/>
      </w:r>
      <w:r>
        <w:rPr>
          <w:lang w:val="en-GB"/>
        </w:rPr>
        <w:tab/>
      </w:r>
      <w:r w:rsidRPr="00924BB6">
        <w:rPr>
          <w:lang w:val="en-GB"/>
        </w:rPr>
        <w:t xml:space="preserve">//REQUIRED </w:t>
      </w:r>
    </w:p>
    <w:p w14:paraId="0012521B" w14:textId="77777777" w:rsidR="00B751B1" w:rsidRPr="00924BB6" w:rsidDel="00FB07A4" w:rsidRDefault="00B751B1">
      <w:pPr>
        <w:rPr>
          <w:del w:id="291" w:author="dolphin tim" w:date="2019-09-30T04:25:00Z"/>
          <w:lang w:val="en-GB"/>
        </w:rPr>
      </w:pPr>
      <w:del w:id="292" w:author="dolphin tim" w:date="2019-09-30T04:25:00Z">
        <w:r w:rsidRPr="00924BB6" w:rsidDel="00FB07A4">
          <w:rPr>
            <w:lang w:val="en-GB"/>
          </w:rPr>
          <w:delText xml:space="preserve">        double :anchor_depth_cm = 8.0f;</w:delText>
        </w:r>
        <w:r w:rsidDel="00FB07A4">
          <w:rPr>
            <w:lang w:val="en-GB"/>
          </w:rPr>
          <w:tab/>
        </w:r>
        <w:r w:rsidDel="00FB07A4">
          <w:rPr>
            <w:lang w:val="en-GB"/>
          </w:rPr>
          <w:tab/>
        </w:r>
        <w:r w:rsidDel="00FB07A4">
          <w:rPr>
            <w:lang w:val="en-GB"/>
          </w:rPr>
          <w:tab/>
        </w:r>
        <w:r w:rsidDel="00FB07A4">
          <w:rPr>
            <w:lang w:val="en-GB"/>
          </w:rPr>
          <w:tab/>
        </w:r>
        <w:r w:rsidDel="00FB07A4">
          <w:rPr>
            <w:lang w:val="en-GB"/>
          </w:rPr>
          <w:tab/>
        </w:r>
        <w:r w:rsidDel="00FB07A4">
          <w:rPr>
            <w:lang w:val="en-GB"/>
          </w:rPr>
          <w:tab/>
        </w:r>
        <w:r w:rsidRPr="00924BB6" w:rsidDel="00FB07A4">
          <w:rPr>
            <w:lang w:val="en-GB"/>
          </w:rPr>
          <w:delText xml:space="preserve">//recommended        </w:delText>
        </w:r>
      </w:del>
    </w:p>
    <w:p w14:paraId="59E4902D" w14:textId="77777777" w:rsidR="00B751B1" w:rsidRPr="00924BB6" w:rsidDel="00FB07A4" w:rsidRDefault="00B751B1">
      <w:pPr>
        <w:rPr>
          <w:del w:id="293" w:author="dolphin tim" w:date="2019-09-30T04:25:00Z"/>
          <w:lang w:val="en-GB"/>
        </w:rPr>
      </w:pPr>
      <w:del w:id="294" w:author="dolphin tim" w:date="2019-09-30T04:25:00Z">
        <w:r w:rsidRPr="00924BB6" w:rsidDel="00FB07A4">
          <w:rPr>
            <w:lang w:val="en-GB"/>
          </w:rPr>
          <w:delText xml:space="preserve">        double :anchor_dimensions_mm = 15.0f;</w:delText>
        </w:r>
        <w:r w:rsidDel="00FB07A4">
          <w:rPr>
            <w:lang w:val="en-GB"/>
          </w:rPr>
          <w:tab/>
        </w:r>
        <w:r w:rsidDel="00FB07A4">
          <w:rPr>
            <w:lang w:val="en-GB"/>
          </w:rPr>
          <w:tab/>
        </w:r>
        <w:r w:rsidDel="00FB07A4">
          <w:rPr>
            <w:lang w:val="en-GB"/>
          </w:rPr>
          <w:tab/>
        </w:r>
        <w:r w:rsidDel="00FB07A4">
          <w:rPr>
            <w:lang w:val="en-GB"/>
          </w:rPr>
          <w:tab/>
        </w:r>
        <w:r w:rsidDel="00FB07A4">
          <w:rPr>
            <w:lang w:val="en-GB"/>
          </w:rPr>
          <w:tab/>
        </w:r>
        <w:r w:rsidRPr="00924BB6" w:rsidDel="00FB07A4">
          <w:rPr>
            <w:lang w:val="en-GB"/>
          </w:rPr>
          <w:delText xml:space="preserve">//recommended </w:delText>
        </w:r>
      </w:del>
    </w:p>
    <w:p w14:paraId="307BFB4C" w14:textId="77777777" w:rsidR="00B751B1" w:rsidRPr="00924BB6" w:rsidDel="00FB07A4" w:rsidRDefault="00B751B1">
      <w:pPr>
        <w:rPr>
          <w:del w:id="295" w:author="dolphin tim" w:date="2019-09-30T04:25:00Z"/>
          <w:lang w:val="en-GB"/>
        </w:rPr>
      </w:pPr>
      <w:del w:id="296" w:author="dolphin tim" w:date="2019-09-30T04:25:00Z">
        <w:r w:rsidRPr="00924BB6" w:rsidDel="00FB07A4">
          <w:rPr>
            <w:lang w:val="en-GB"/>
          </w:rPr>
          <w:delText xml:space="preserve">        string :anchor_material = "nylon";</w:delText>
        </w:r>
        <w:r w:rsidDel="00FB07A4">
          <w:rPr>
            <w:lang w:val="en-GB"/>
          </w:rPr>
          <w:tab/>
        </w:r>
        <w:r w:rsidDel="00FB07A4">
          <w:rPr>
            <w:lang w:val="en-GB"/>
          </w:rPr>
          <w:tab/>
        </w:r>
        <w:r w:rsidDel="00FB07A4">
          <w:rPr>
            <w:lang w:val="en-GB"/>
          </w:rPr>
          <w:tab/>
        </w:r>
        <w:r w:rsidDel="00FB07A4">
          <w:rPr>
            <w:lang w:val="en-GB"/>
          </w:rPr>
          <w:tab/>
        </w:r>
        <w:r w:rsidDel="00FB07A4">
          <w:rPr>
            <w:lang w:val="en-GB"/>
          </w:rPr>
          <w:tab/>
        </w:r>
        <w:r w:rsidDel="00FB07A4">
          <w:rPr>
            <w:lang w:val="en-GB"/>
          </w:rPr>
          <w:tab/>
        </w:r>
        <w:r w:rsidRPr="00924BB6" w:rsidDel="00FB07A4">
          <w:rPr>
            <w:lang w:val="en-GB"/>
          </w:rPr>
          <w:delText xml:space="preserve">//recommended        </w:delText>
        </w:r>
      </w:del>
    </w:p>
    <w:p w14:paraId="1F6457C5" w14:textId="77777777" w:rsidR="00B751B1" w:rsidRPr="00924BB6" w:rsidDel="00FB07A4" w:rsidRDefault="00B751B1">
      <w:pPr>
        <w:rPr>
          <w:del w:id="297" w:author="dolphin tim" w:date="2019-09-30T04:25:00Z"/>
          <w:lang w:val="en-GB"/>
        </w:rPr>
      </w:pPr>
      <w:del w:id="298" w:author="dolphin tim" w:date="2019-09-30T04:25:00Z">
        <w:r w:rsidRPr="00924BB6" w:rsidDel="00FB07A4">
          <w:rPr>
            <w:lang w:val="en-GB"/>
          </w:rPr>
          <w:delText xml:space="preserve">        string :anchor_type = "Domeier";</w:delText>
        </w:r>
        <w:r w:rsidDel="00FB07A4">
          <w:rPr>
            <w:lang w:val="en-GB"/>
          </w:rPr>
          <w:tab/>
        </w:r>
        <w:r w:rsidDel="00FB07A4">
          <w:rPr>
            <w:lang w:val="en-GB"/>
          </w:rPr>
          <w:tab/>
        </w:r>
        <w:r w:rsidDel="00FB07A4">
          <w:rPr>
            <w:lang w:val="en-GB"/>
          </w:rPr>
          <w:tab/>
        </w:r>
        <w:r w:rsidDel="00FB07A4">
          <w:rPr>
            <w:lang w:val="en-GB"/>
          </w:rPr>
          <w:tab/>
        </w:r>
        <w:r w:rsidDel="00FB07A4">
          <w:rPr>
            <w:lang w:val="en-GB"/>
          </w:rPr>
          <w:tab/>
        </w:r>
        <w:r w:rsidDel="00FB07A4">
          <w:rPr>
            <w:lang w:val="en-GB"/>
          </w:rPr>
          <w:tab/>
        </w:r>
        <w:r w:rsidRPr="00924BB6" w:rsidDel="00FB07A4">
          <w:rPr>
            <w:lang w:val="en-GB"/>
          </w:rPr>
          <w:delText xml:space="preserve">//recommended         </w:delText>
        </w:r>
      </w:del>
    </w:p>
    <w:p w14:paraId="6787ED24" w14:textId="77777777" w:rsidR="00B751B1" w:rsidRPr="00924BB6" w:rsidDel="00FB07A4" w:rsidRDefault="00B751B1">
      <w:pPr>
        <w:rPr>
          <w:del w:id="299" w:author="dolphin tim" w:date="2019-09-30T04:25:00Z"/>
          <w:lang w:val="en-GB"/>
        </w:rPr>
      </w:pPr>
      <w:del w:id="300" w:author="dolphin tim" w:date="2019-09-30T04:25:00Z">
        <w:r w:rsidRPr="00924BB6" w:rsidDel="00FB07A4">
          <w:rPr>
            <w:lang w:val="en-GB"/>
          </w:rPr>
          <w:delText xml:space="preserve">        string :attachment_product = "VetBond";</w:delText>
        </w:r>
        <w:r w:rsidDel="00FB07A4">
          <w:rPr>
            <w:lang w:val="en-GB"/>
          </w:rPr>
          <w:tab/>
        </w:r>
        <w:r w:rsidDel="00FB07A4">
          <w:rPr>
            <w:lang w:val="en-GB"/>
          </w:rPr>
          <w:tab/>
        </w:r>
        <w:r w:rsidDel="00FB07A4">
          <w:rPr>
            <w:lang w:val="en-GB"/>
          </w:rPr>
          <w:tab/>
        </w:r>
        <w:r w:rsidDel="00FB07A4">
          <w:rPr>
            <w:lang w:val="en-GB"/>
          </w:rPr>
          <w:tab/>
        </w:r>
        <w:r w:rsidDel="00FB07A4">
          <w:rPr>
            <w:lang w:val="en-GB"/>
          </w:rPr>
          <w:tab/>
        </w:r>
        <w:r w:rsidRPr="00924BB6" w:rsidDel="00FB07A4">
          <w:rPr>
            <w:lang w:val="en-GB"/>
          </w:rPr>
          <w:delText xml:space="preserve">//recommended        </w:delText>
        </w:r>
      </w:del>
    </w:p>
    <w:p w14:paraId="64A17058" w14:textId="77777777" w:rsidR="00B751B1" w:rsidRPr="00924BB6" w:rsidDel="00FB07A4" w:rsidRDefault="00B751B1">
      <w:pPr>
        <w:rPr>
          <w:del w:id="301" w:author="dolphin tim" w:date="2019-09-30T04:25:00Z"/>
          <w:lang w:val="en-GB"/>
        </w:rPr>
      </w:pPr>
      <w:del w:id="302" w:author="dolphin tim" w:date="2019-09-30T04:25:00Z">
        <w:r w:rsidRPr="00924BB6" w:rsidDel="00FB07A4">
          <w:rPr>
            <w:lang w:val="en-GB"/>
          </w:rPr>
          <w:lastRenderedPageBreak/>
          <w:delText xml:space="preserve">        string :mount_type = "fin";</w:delText>
        </w:r>
        <w:r w:rsidDel="00FB07A4">
          <w:rPr>
            <w:lang w:val="en-GB"/>
          </w:rPr>
          <w:tab/>
        </w:r>
        <w:r w:rsidDel="00FB07A4">
          <w:rPr>
            <w:lang w:val="en-GB"/>
          </w:rPr>
          <w:tab/>
        </w:r>
        <w:r w:rsidDel="00FB07A4">
          <w:rPr>
            <w:lang w:val="en-GB"/>
          </w:rPr>
          <w:tab/>
        </w:r>
        <w:r w:rsidDel="00FB07A4">
          <w:rPr>
            <w:lang w:val="en-GB"/>
          </w:rPr>
          <w:tab/>
        </w:r>
        <w:r w:rsidDel="00FB07A4">
          <w:rPr>
            <w:lang w:val="en-GB"/>
          </w:rPr>
          <w:tab/>
        </w:r>
        <w:r w:rsidDel="00FB07A4">
          <w:rPr>
            <w:lang w:val="en-GB"/>
          </w:rPr>
          <w:tab/>
        </w:r>
        <w:r w:rsidDel="00FB07A4">
          <w:rPr>
            <w:lang w:val="en-GB"/>
          </w:rPr>
          <w:tab/>
        </w:r>
        <w:r w:rsidRPr="00924BB6" w:rsidDel="00FB07A4">
          <w:rPr>
            <w:lang w:val="en-GB"/>
          </w:rPr>
          <w:delText xml:space="preserve">//recommended </w:delText>
        </w:r>
      </w:del>
    </w:p>
    <w:p w14:paraId="205FB9E3" w14:textId="77777777" w:rsidR="00B751B1" w:rsidRPr="00924BB6" w:rsidDel="00FB07A4" w:rsidRDefault="00B751B1">
      <w:pPr>
        <w:rPr>
          <w:del w:id="303" w:author="dolphin tim" w:date="2019-09-30T04:25:00Z"/>
          <w:lang w:val="en-GB"/>
        </w:rPr>
      </w:pPr>
      <w:del w:id="304" w:author="dolphin tim" w:date="2019-09-30T04:25:00Z">
        <w:r w:rsidRPr="00924BB6" w:rsidDel="00FB07A4">
          <w:rPr>
            <w:lang w:val="en-GB"/>
          </w:rPr>
          <w:delText xml:space="preserve">        string :release_method = "corrosive burn wire";</w:delText>
        </w:r>
        <w:r w:rsidDel="00FB07A4">
          <w:rPr>
            <w:lang w:val="en-GB"/>
          </w:rPr>
          <w:tab/>
        </w:r>
        <w:r w:rsidDel="00FB07A4">
          <w:rPr>
            <w:lang w:val="en-GB"/>
          </w:rPr>
          <w:tab/>
        </w:r>
        <w:r w:rsidDel="00FB07A4">
          <w:rPr>
            <w:lang w:val="en-GB"/>
          </w:rPr>
          <w:tab/>
        </w:r>
        <w:r w:rsidDel="00FB07A4">
          <w:rPr>
            <w:lang w:val="en-GB"/>
          </w:rPr>
          <w:tab/>
        </w:r>
        <w:r w:rsidRPr="00924BB6" w:rsidDel="00FB07A4">
          <w:rPr>
            <w:lang w:val="en-GB"/>
          </w:rPr>
          <w:delText xml:space="preserve">//recommended </w:delText>
        </w:r>
      </w:del>
    </w:p>
    <w:p w14:paraId="136AEBBF" w14:textId="77777777" w:rsidR="00B751B1" w:rsidRPr="00924BB6" w:rsidDel="00FB07A4" w:rsidRDefault="00B751B1">
      <w:pPr>
        <w:rPr>
          <w:del w:id="305" w:author="dolphin tim" w:date="2019-09-30T04:25:00Z"/>
          <w:lang w:val="en-GB"/>
        </w:rPr>
      </w:pPr>
      <w:del w:id="306" w:author="dolphin tim" w:date="2019-09-30T04:25:00Z">
        <w:r w:rsidRPr="00924BB6" w:rsidDel="00FB07A4">
          <w:rPr>
            <w:lang w:val="en-GB"/>
          </w:rPr>
          <w:delText xml:space="preserve">        string :tether_assembly = "heat-shrink";</w:delText>
        </w:r>
        <w:r w:rsidDel="00FB07A4">
          <w:rPr>
            <w:lang w:val="en-GB"/>
          </w:rPr>
          <w:tab/>
        </w:r>
        <w:r w:rsidDel="00FB07A4">
          <w:rPr>
            <w:lang w:val="en-GB"/>
          </w:rPr>
          <w:tab/>
        </w:r>
        <w:r w:rsidDel="00FB07A4">
          <w:rPr>
            <w:lang w:val="en-GB"/>
          </w:rPr>
          <w:tab/>
        </w:r>
        <w:r w:rsidDel="00FB07A4">
          <w:rPr>
            <w:lang w:val="en-GB"/>
          </w:rPr>
          <w:tab/>
        </w:r>
        <w:r w:rsidDel="00FB07A4">
          <w:rPr>
            <w:lang w:val="en-GB"/>
          </w:rPr>
          <w:tab/>
        </w:r>
        <w:r w:rsidRPr="00924BB6" w:rsidDel="00FB07A4">
          <w:rPr>
            <w:lang w:val="en-GB"/>
          </w:rPr>
          <w:delText>//recommended</w:delText>
        </w:r>
      </w:del>
    </w:p>
    <w:p w14:paraId="07E2AD4C" w14:textId="77777777" w:rsidR="00B751B1" w:rsidRPr="00924BB6" w:rsidDel="00FB07A4" w:rsidRDefault="00B751B1">
      <w:pPr>
        <w:rPr>
          <w:del w:id="307" w:author="dolphin tim" w:date="2019-09-30T04:25:00Z"/>
          <w:lang w:val="en-GB"/>
        </w:rPr>
      </w:pPr>
      <w:del w:id="308" w:author="dolphin tim" w:date="2019-09-30T04:25:00Z">
        <w:r w:rsidRPr="00924BB6" w:rsidDel="00FB07A4">
          <w:rPr>
            <w:lang w:val="en-GB"/>
          </w:rPr>
          <w:delText xml:space="preserve">        double :tether_length_cm = 5.0f;</w:delText>
        </w:r>
        <w:r w:rsidDel="00FB07A4">
          <w:rPr>
            <w:lang w:val="en-GB"/>
          </w:rPr>
          <w:tab/>
        </w:r>
        <w:r w:rsidDel="00FB07A4">
          <w:rPr>
            <w:lang w:val="en-GB"/>
          </w:rPr>
          <w:tab/>
        </w:r>
        <w:r w:rsidDel="00FB07A4">
          <w:rPr>
            <w:lang w:val="en-GB"/>
          </w:rPr>
          <w:tab/>
        </w:r>
        <w:r w:rsidDel="00FB07A4">
          <w:rPr>
            <w:lang w:val="en-GB"/>
          </w:rPr>
          <w:tab/>
        </w:r>
        <w:r w:rsidDel="00FB07A4">
          <w:rPr>
            <w:lang w:val="en-GB"/>
          </w:rPr>
          <w:tab/>
        </w:r>
        <w:r w:rsidDel="00FB07A4">
          <w:rPr>
            <w:lang w:val="en-GB"/>
          </w:rPr>
          <w:tab/>
        </w:r>
        <w:r w:rsidRPr="00924BB6" w:rsidDel="00FB07A4">
          <w:rPr>
            <w:lang w:val="en-GB"/>
          </w:rPr>
          <w:delText>//recommended</w:delText>
        </w:r>
      </w:del>
    </w:p>
    <w:p w14:paraId="1E1EE4D9" w14:textId="77777777" w:rsidR="00B751B1" w:rsidRPr="00924BB6" w:rsidDel="00FB07A4" w:rsidRDefault="00B751B1">
      <w:pPr>
        <w:rPr>
          <w:del w:id="309" w:author="dolphin tim" w:date="2019-09-30T04:25:00Z"/>
          <w:lang w:val="en-GB"/>
        </w:rPr>
      </w:pPr>
      <w:del w:id="310" w:author="dolphin tim" w:date="2019-09-30T04:25:00Z">
        <w:r w:rsidRPr="00924BB6" w:rsidDel="00FB07A4">
          <w:rPr>
            <w:lang w:val="en-GB"/>
          </w:rPr>
          <w:delText xml:space="preserve">        string :tether_material = "monofilament";</w:delText>
        </w:r>
        <w:r w:rsidDel="00FB07A4">
          <w:rPr>
            <w:lang w:val="en-GB"/>
          </w:rPr>
          <w:tab/>
        </w:r>
        <w:r w:rsidDel="00FB07A4">
          <w:rPr>
            <w:lang w:val="en-GB"/>
          </w:rPr>
          <w:tab/>
        </w:r>
        <w:r w:rsidDel="00FB07A4">
          <w:rPr>
            <w:lang w:val="en-GB"/>
          </w:rPr>
          <w:tab/>
        </w:r>
        <w:r w:rsidDel="00FB07A4">
          <w:rPr>
            <w:lang w:val="en-GB"/>
          </w:rPr>
          <w:tab/>
        </w:r>
        <w:r w:rsidDel="00FB07A4">
          <w:rPr>
            <w:lang w:val="en-GB"/>
          </w:rPr>
          <w:tab/>
        </w:r>
        <w:r w:rsidRPr="00924BB6" w:rsidDel="00FB07A4">
          <w:rPr>
            <w:lang w:val="en-GB"/>
          </w:rPr>
          <w:delText>//recommended</w:delText>
        </w:r>
      </w:del>
    </w:p>
    <w:p w14:paraId="223E2111" w14:textId="77777777" w:rsidR="00B751B1" w:rsidRPr="00924BB6" w:rsidDel="00FB07A4" w:rsidRDefault="00B751B1">
      <w:pPr>
        <w:rPr>
          <w:del w:id="311" w:author="dolphin tim" w:date="2019-09-30T04:25:00Z"/>
          <w:lang w:val="en-GB"/>
        </w:rPr>
      </w:pPr>
      <w:del w:id="312" w:author="dolphin tim" w:date="2019-09-30T04:25:00Z">
        <w:r w:rsidRPr="00924BB6" w:rsidDel="00FB07A4">
          <w:rPr>
            <w:lang w:val="en-GB"/>
          </w:rPr>
          <w:delText xml:space="preserve">        string :anesthetic_product = "metomidate";</w:delText>
        </w:r>
        <w:r w:rsidDel="00FB07A4">
          <w:rPr>
            <w:lang w:val="en-GB"/>
          </w:rPr>
          <w:tab/>
        </w:r>
        <w:r w:rsidDel="00FB07A4">
          <w:rPr>
            <w:lang w:val="en-GB"/>
          </w:rPr>
          <w:tab/>
        </w:r>
        <w:r w:rsidDel="00FB07A4">
          <w:rPr>
            <w:lang w:val="en-GB"/>
          </w:rPr>
          <w:tab/>
        </w:r>
        <w:r w:rsidDel="00FB07A4">
          <w:rPr>
            <w:lang w:val="en-GB"/>
          </w:rPr>
          <w:tab/>
        </w:r>
        <w:r w:rsidDel="00FB07A4">
          <w:rPr>
            <w:lang w:val="en-GB"/>
          </w:rPr>
          <w:tab/>
        </w:r>
        <w:r w:rsidRPr="00924BB6" w:rsidDel="00FB07A4">
          <w:rPr>
            <w:lang w:val="en-GB"/>
          </w:rPr>
          <w:delText>//optional</w:delText>
        </w:r>
      </w:del>
    </w:p>
    <w:p w14:paraId="4487408C" w14:textId="77777777" w:rsidR="00B751B1" w:rsidRPr="00924BB6" w:rsidRDefault="00B751B1" w:rsidP="00FB07A4">
      <w:pPr>
        <w:rPr>
          <w:lang w:val="en-GB"/>
        </w:rPr>
      </w:pPr>
      <w:del w:id="313" w:author="dolphin tim" w:date="2019-09-30T04:25:00Z">
        <w:r w:rsidRPr="00924BB6" w:rsidDel="00FB07A4">
          <w:rPr>
            <w:lang w:val="en-GB"/>
          </w:rPr>
          <w:delText xml:space="preserve">        string :antifouling_product = "Micron66";</w:delText>
        </w:r>
        <w:r w:rsidDel="00FB07A4">
          <w:rPr>
            <w:lang w:val="en-GB"/>
          </w:rPr>
          <w:tab/>
        </w:r>
        <w:r w:rsidDel="00FB07A4">
          <w:rPr>
            <w:lang w:val="en-GB"/>
          </w:rPr>
          <w:tab/>
        </w:r>
        <w:r w:rsidDel="00FB07A4">
          <w:rPr>
            <w:lang w:val="en-GB"/>
          </w:rPr>
          <w:tab/>
        </w:r>
        <w:r w:rsidDel="00FB07A4">
          <w:rPr>
            <w:lang w:val="en-GB"/>
          </w:rPr>
          <w:tab/>
        </w:r>
        <w:r w:rsidDel="00FB07A4">
          <w:rPr>
            <w:lang w:val="en-GB"/>
          </w:rPr>
          <w:tab/>
        </w:r>
        <w:r w:rsidRPr="00924BB6" w:rsidDel="00FB07A4">
          <w:rPr>
            <w:lang w:val="en-GB"/>
          </w:rPr>
          <w:delText>//optional</w:delText>
        </w:r>
      </w:del>
    </w:p>
    <w:p w14:paraId="13C41D9E" w14:textId="77777777" w:rsidR="00B751B1" w:rsidRPr="00924BB6" w:rsidDel="00FB07A4" w:rsidRDefault="00B751B1">
      <w:pPr>
        <w:rPr>
          <w:del w:id="314" w:author="dolphin tim" w:date="2019-09-30T04:25:00Z"/>
          <w:lang w:val="en-GB"/>
        </w:rPr>
      </w:pPr>
      <w:r w:rsidRPr="00924BB6">
        <w:rPr>
          <w:lang w:val="en-GB"/>
        </w:rPr>
        <w:t xml:space="preserve">        string :antiseptic_product = "Iodine";</w:t>
      </w:r>
      <w:r>
        <w:rPr>
          <w:lang w:val="en-GB"/>
        </w:rPr>
        <w:tab/>
      </w:r>
      <w:r>
        <w:rPr>
          <w:lang w:val="en-GB"/>
        </w:rPr>
        <w:tab/>
      </w:r>
      <w:r>
        <w:rPr>
          <w:lang w:val="en-GB"/>
        </w:rPr>
        <w:tab/>
      </w:r>
      <w:r>
        <w:rPr>
          <w:lang w:val="en-GB"/>
        </w:rPr>
        <w:tab/>
      </w:r>
      <w:r>
        <w:rPr>
          <w:lang w:val="en-GB"/>
        </w:rPr>
        <w:tab/>
      </w:r>
      <w:r w:rsidRPr="00924BB6">
        <w:rPr>
          <w:lang w:val="en-GB"/>
        </w:rPr>
        <w:t>//optional</w:t>
      </w:r>
      <w:del w:id="315" w:author="dolphin tim" w:date="2019-09-30T04:25:00Z">
        <w:r w:rsidRPr="00924BB6" w:rsidDel="00FB07A4">
          <w:rPr>
            <w:lang w:val="en-GB"/>
          </w:rPr>
          <w:delText xml:space="preserve">       </w:delText>
        </w:r>
      </w:del>
    </w:p>
    <w:p w14:paraId="65B0F94F" w14:textId="77777777" w:rsidR="00B751B1" w:rsidRPr="00924BB6" w:rsidDel="00FB07A4" w:rsidRDefault="00B751B1">
      <w:pPr>
        <w:rPr>
          <w:del w:id="316" w:author="dolphin tim" w:date="2019-09-30T04:25:00Z"/>
          <w:lang w:val="en-GB"/>
        </w:rPr>
      </w:pPr>
      <w:del w:id="317" w:author="dolphin tim" w:date="2019-09-30T04:25:00Z">
        <w:r w:rsidRPr="00924BB6" w:rsidDel="00FB07A4">
          <w:rPr>
            <w:lang w:val="en-GB"/>
          </w:rPr>
          <w:delText xml:space="preserve">        string :float_additional = "no";</w:delText>
        </w:r>
        <w:r w:rsidDel="00FB07A4">
          <w:rPr>
            <w:lang w:val="en-GB"/>
          </w:rPr>
          <w:tab/>
        </w:r>
        <w:r w:rsidDel="00FB07A4">
          <w:rPr>
            <w:lang w:val="en-GB"/>
          </w:rPr>
          <w:tab/>
        </w:r>
        <w:r w:rsidDel="00FB07A4">
          <w:rPr>
            <w:lang w:val="en-GB"/>
          </w:rPr>
          <w:tab/>
        </w:r>
        <w:r w:rsidDel="00FB07A4">
          <w:rPr>
            <w:lang w:val="en-GB"/>
          </w:rPr>
          <w:tab/>
        </w:r>
        <w:r w:rsidDel="00FB07A4">
          <w:rPr>
            <w:lang w:val="en-GB"/>
          </w:rPr>
          <w:tab/>
        </w:r>
        <w:r w:rsidDel="00FB07A4">
          <w:rPr>
            <w:lang w:val="en-GB"/>
          </w:rPr>
          <w:tab/>
        </w:r>
        <w:r w:rsidRPr="00924BB6" w:rsidDel="00FB07A4">
          <w:rPr>
            <w:lang w:val="en-GB"/>
          </w:rPr>
          <w:delText xml:space="preserve">//optional          </w:delText>
        </w:r>
      </w:del>
    </w:p>
    <w:p w14:paraId="51592D68" w14:textId="77777777" w:rsidR="00B751B1" w:rsidRPr="00924BB6" w:rsidRDefault="00B751B1" w:rsidP="00FB07A4">
      <w:pPr>
        <w:rPr>
          <w:lang w:val="en-GB"/>
        </w:rPr>
      </w:pPr>
      <w:del w:id="318" w:author="dolphin tim" w:date="2019-09-30T04:25:00Z">
        <w:r w:rsidRPr="00924BB6" w:rsidDel="00FB07A4">
          <w:rPr>
            <w:lang w:val="en-GB"/>
          </w:rPr>
          <w:delText xml:space="preserve">        string :release_forced = "no";</w:delText>
        </w:r>
        <w:r w:rsidDel="00FB07A4">
          <w:rPr>
            <w:lang w:val="en-GB"/>
          </w:rPr>
          <w:tab/>
        </w:r>
        <w:r w:rsidDel="00FB07A4">
          <w:rPr>
            <w:lang w:val="en-GB"/>
          </w:rPr>
          <w:tab/>
        </w:r>
        <w:r w:rsidDel="00FB07A4">
          <w:rPr>
            <w:lang w:val="en-GB"/>
          </w:rPr>
          <w:tab/>
        </w:r>
        <w:r w:rsidDel="00FB07A4">
          <w:rPr>
            <w:lang w:val="en-GB"/>
          </w:rPr>
          <w:tab/>
        </w:r>
        <w:r w:rsidDel="00FB07A4">
          <w:rPr>
            <w:lang w:val="en-GB"/>
          </w:rPr>
          <w:tab/>
        </w:r>
        <w:r w:rsidDel="00FB07A4">
          <w:rPr>
            <w:lang w:val="en-GB"/>
          </w:rPr>
          <w:tab/>
        </w:r>
        <w:r w:rsidRPr="00924BB6" w:rsidDel="00FB07A4">
          <w:rPr>
            <w:lang w:val="en-GB"/>
          </w:rPr>
          <w:delText xml:space="preserve">//optional        </w:delText>
        </w:r>
      </w:del>
      <w:r w:rsidRPr="00924BB6">
        <w:rPr>
          <w:lang w:val="en-GB"/>
        </w:rPr>
        <w:t xml:space="preserve"> </w:t>
      </w:r>
    </w:p>
    <w:p w14:paraId="652FC339" w14:textId="77777777" w:rsidR="00B751B1" w:rsidRPr="00924BB6" w:rsidRDefault="00B751B1" w:rsidP="00B751B1">
      <w:pPr>
        <w:rPr>
          <w:lang w:val="en-GB"/>
        </w:rPr>
      </w:pPr>
      <w:r w:rsidRPr="00924BB6">
        <w:rPr>
          <w:lang w:val="en-GB"/>
        </w:rPr>
        <w:t xml:space="preserve">        }</w:t>
      </w:r>
    </w:p>
    <w:p w14:paraId="746156BE" w14:textId="77777777" w:rsidR="00B751B1" w:rsidRPr="00924BB6" w:rsidRDefault="00B751B1" w:rsidP="00B751B1">
      <w:pPr>
        <w:rPr>
          <w:lang w:val="en-GB"/>
        </w:rPr>
      </w:pPr>
      <w:r w:rsidRPr="00924BB6">
        <w:rPr>
          <w:lang w:val="en-GB"/>
        </w:rPr>
        <w:t xml:space="preserve">        </w:t>
      </w:r>
    </w:p>
    <w:p w14:paraId="5549AC96" w14:textId="77777777" w:rsidR="00B751B1" w:rsidRPr="00924BB6" w:rsidRDefault="00B751B1" w:rsidP="00B751B1">
      <w:pPr>
        <w:rPr>
          <w:lang w:val="en-GB"/>
        </w:rPr>
      </w:pPr>
      <w:r w:rsidRPr="00924BB6">
        <w:rPr>
          <w:lang w:val="en-GB"/>
        </w:rPr>
        <w:t xml:space="preserve">      group: ancillary_positions {</w:t>
      </w:r>
    </w:p>
    <w:p w14:paraId="066ED02F" w14:textId="77777777" w:rsidR="00B751B1" w:rsidRPr="00924BB6" w:rsidRDefault="00B751B1" w:rsidP="00B751B1">
      <w:pPr>
        <w:rPr>
          <w:lang w:val="en-GB"/>
        </w:rPr>
      </w:pPr>
      <w:r w:rsidRPr="00924BB6">
        <w:rPr>
          <w:lang w:val="en-GB"/>
        </w:rPr>
        <w:t xml:space="preserve">        string :ancillary_position_source = "Acoustic detections";</w:t>
      </w:r>
      <w:r>
        <w:rPr>
          <w:lang w:val="en-GB"/>
        </w:rPr>
        <w:tab/>
      </w:r>
      <w:r>
        <w:rPr>
          <w:lang w:val="en-GB"/>
        </w:rPr>
        <w:tab/>
      </w:r>
      <w:r>
        <w:rPr>
          <w:lang w:val="en-GB"/>
        </w:rPr>
        <w:tab/>
      </w:r>
      <w:r w:rsidRPr="00924BB6">
        <w:rPr>
          <w:lang w:val="en-GB"/>
        </w:rPr>
        <w:t>//optional</w:t>
      </w:r>
    </w:p>
    <w:p w14:paraId="64355ECF" w14:textId="77777777" w:rsidR="00B751B1" w:rsidRPr="00924BB6" w:rsidRDefault="00B751B1" w:rsidP="00B751B1">
      <w:pPr>
        <w:rPr>
          <w:lang w:val="en-GB"/>
        </w:rPr>
      </w:pPr>
      <w:r w:rsidRPr="00924BB6">
        <w:rPr>
          <w:lang w:val="en-GB"/>
        </w:rPr>
        <w:t xml:space="preserve">        string :ancillary_position_instrumentid = "receiverID1003, receiverID1008, receiverID1121";                  //optional        </w:t>
      </w:r>
    </w:p>
    <w:p w14:paraId="6E830CD4" w14:textId="77777777" w:rsidR="00B751B1" w:rsidRPr="00924BB6" w:rsidRDefault="00B751B1" w:rsidP="00B751B1">
      <w:pPr>
        <w:rPr>
          <w:lang w:val="en-GB"/>
        </w:rPr>
      </w:pPr>
      <w:r w:rsidRPr="00924BB6">
        <w:rPr>
          <w:lang w:val="en-GB"/>
        </w:rPr>
        <w:t xml:space="preserve">        string :datetime_ancillary_position = "2016-01-04 22:32:21, 2016-02-01 02:41:11, 2016-03-29 09:15:31";       //optional</w:t>
      </w:r>
    </w:p>
    <w:p w14:paraId="349014DB" w14:textId="77777777" w:rsidR="00B751B1" w:rsidRPr="00924BB6" w:rsidRDefault="00B751B1" w:rsidP="00B751B1">
      <w:pPr>
        <w:rPr>
          <w:lang w:val="en-GB"/>
        </w:rPr>
      </w:pPr>
      <w:r w:rsidRPr="00924BB6">
        <w:rPr>
          <w:lang w:val="en-GB"/>
        </w:rPr>
        <w:t xml:space="preserve">        string :ancillary_position_lon = "-153.42,-1</w:t>
      </w:r>
      <w:r>
        <w:rPr>
          <w:lang w:val="en-GB"/>
        </w:rPr>
        <w:t>52.42,-152.49";</w:t>
      </w:r>
      <w:r>
        <w:rPr>
          <w:lang w:val="en-GB"/>
        </w:rPr>
        <w:tab/>
      </w:r>
      <w:r>
        <w:rPr>
          <w:lang w:val="en-GB"/>
        </w:rPr>
        <w:tab/>
      </w:r>
      <w:r>
        <w:rPr>
          <w:lang w:val="en-GB"/>
        </w:rPr>
        <w:tab/>
        <w:t>/</w:t>
      </w:r>
      <w:r w:rsidRPr="00924BB6">
        <w:rPr>
          <w:lang w:val="en-GB"/>
        </w:rPr>
        <w:t xml:space="preserve">/optional        </w:t>
      </w:r>
    </w:p>
    <w:p w14:paraId="167CE882" w14:textId="77777777" w:rsidR="00B751B1" w:rsidRPr="00924BB6" w:rsidDel="00FB07A4" w:rsidRDefault="00B751B1">
      <w:pPr>
        <w:rPr>
          <w:del w:id="319" w:author="dolphin tim" w:date="2019-09-30T04:25:00Z"/>
          <w:lang w:val="en-GB"/>
        </w:rPr>
      </w:pPr>
      <w:r w:rsidRPr="00924BB6">
        <w:rPr>
          <w:lang w:val="en-GB"/>
        </w:rPr>
        <w:t xml:space="preserve">        string :ancillary_position_lat = "42.131,41.135,42.422"; </w:t>
      </w:r>
      <w:r>
        <w:rPr>
          <w:lang w:val="en-GB"/>
        </w:rPr>
        <w:tab/>
      </w:r>
      <w:r>
        <w:rPr>
          <w:lang w:val="en-GB"/>
        </w:rPr>
        <w:tab/>
      </w:r>
      <w:r>
        <w:rPr>
          <w:lang w:val="en-GB"/>
        </w:rPr>
        <w:tab/>
      </w:r>
      <w:r w:rsidRPr="00924BB6">
        <w:rPr>
          <w:lang w:val="en-GB"/>
        </w:rPr>
        <w:t>//optional</w:t>
      </w:r>
    </w:p>
    <w:p w14:paraId="50F079A0" w14:textId="77777777" w:rsidR="00B751B1" w:rsidRPr="00924BB6" w:rsidRDefault="00B751B1" w:rsidP="00FB07A4">
      <w:pPr>
        <w:rPr>
          <w:lang w:val="en-GB"/>
        </w:rPr>
      </w:pPr>
      <w:del w:id="320" w:author="dolphin tim" w:date="2019-09-30T04:25:00Z">
        <w:r w:rsidRPr="00924BB6" w:rsidDel="00FB07A4">
          <w:rPr>
            <w:lang w:val="en-GB"/>
          </w:rPr>
          <w:delText xml:space="preserve">        string :ancillary_position_quality = "LC0,LC1,LCA";</w:delText>
        </w:r>
        <w:r w:rsidDel="00FB07A4">
          <w:rPr>
            <w:lang w:val="en-GB"/>
          </w:rPr>
          <w:tab/>
        </w:r>
        <w:r w:rsidDel="00FB07A4">
          <w:rPr>
            <w:lang w:val="en-GB"/>
          </w:rPr>
          <w:tab/>
        </w:r>
        <w:r w:rsidDel="00FB07A4">
          <w:rPr>
            <w:lang w:val="en-GB"/>
          </w:rPr>
          <w:tab/>
        </w:r>
        <w:r w:rsidDel="00FB07A4">
          <w:rPr>
            <w:lang w:val="en-GB"/>
          </w:rPr>
          <w:tab/>
        </w:r>
        <w:r w:rsidRPr="00924BB6" w:rsidDel="00FB07A4">
          <w:rPr>
            <w:lang w:val="en-GB"/>
          </w:rPr>
          <w:delText xml:space="preserve">//optional             </w:delText>
        </w:r>
      </w:del>
      <w:r w:rsidRPr="00924BB6">
        <w:rPr>
          <w:lang w:val="en-GB"/>
        </w:rPr>
        <w:t xml:space="preserve"> </w:t>
      </w:r>
    </w:p>
    <w:p w14:paraId="3476C405" w14:textId="77777777" w:rsidR="00B751B1" w:rsidRPr="00924BB6" w:rsidRDefault="00B751B1" w:rsidP="00B751B1">
      <w:pPr>
        <w:rPr>
          <w:lang w:val="en-GB"/>
        </w:rPr>
      </w:pPr>
      <w:r w:rsidRPr="00924BB6">
        <w:rPr>
          <w:lang w:val="en-GB"/>
        </w:rPr>
        <w:t xml:space="preserve">        } </w:t>
      </w:r>
    </w:p>
    <w:p w14:paraId="4B4AC5F0" w14:textId="77777777" w:rsidR="00B751B1" w:rsidRPr="00924BB6" w:rsidRDefault="00B751B1" w:rsidP="00B751B1">
      <w:pPr>
        <w:rPr>
          <w:lang w:val="en-GB"/>
        </w:rPr>
      </w:pPr>
    </w:p>
    <w:p w14:paraId="0E986507" w14:textId="77777777" w:rsidR="00B751B1" w:rsidRPr="00924BB6" w:rsidRDefault="00B751B1" w:rsidP="00B751B1">
      <w:pPr>
        <w:rPr>
          <w:lang w:val="en-GB"/>
        </w:rPr>
      </w:pPr>
      <w:r w:rsidRPr="00924BB6">
        <w:rPr>
          <w:lang w:val="en-GB"/>
        </w:rPr>
        <w:t xml:space="preserve">       group: deployment {</w:t>
      </w:r>
    </w:p>
    <w:p w14:paraId="0768730C" w14:textId="77777777" w:rsidR="00B751B1" w:rsidRPr="00924BB6" w:rsidRDefault="00B751B1" w:rsidP="00B751B1">
      <w:pPr>
        <w:rPr>
          <w:lang w:val="en-GB"/>
        </w:rPr>
      </w:pPr>
      <w:r w:rsidRPr="00924BB6">
        <w:rPr>
          <w:lang w:val="en-GB"/>
        </w:rPr>
        <w:t xml:space="preserve">        string :time_coverage_start = "2005-04-15";</w:t>
      </w:r>
      <w:r>
        <w:rPr>
          <w:lang w:val="en-GB"/>
        </w:rPr>
        <w:tab/>
      </w:r>
      <w:r>
        <w:rPr>
          <w:lang w:val="en-GB"/>
        </w:rPr>
        <w:tab/>
      </w:r>
      <w:r>
        <w:rPr>
          <w:lang w:val="en-GB"/>
        </w:rPr>
        <w:tab/>
      </w:r>
      <w:r>
        <w:rPr>
          <w:lang w:val="en-GB"/>
        </w:rPr>
        <w:tab/>
      </w:r>
      <w:r>
        <w:rPr>
          <w:lang w:val="en-GB"/>
        </w:rPr>
        <w:tab/>
      </w:r>
      <w:r w:rsidRPr="00924BB6">
        <w:rPr>
          <w:lang w:val="en-GB"/>
        </w:rPr>
        <w:t>//REQUIRED</w:t>
      </w:r>
    </w:p>
    <w:p w14:paraId="4D123AFF" w14:textId="77777777" w:rsidR="00B751B1" w:rsidRPr="00924BB6" w:rsidRDefault="00B751B1" w:rsidP="00B751B1">
      <w:pPr>
        <w:rPr>
          <w:lang w:val="en-GB"/>
        </w:rPr>
      </w:pPr>
      <w:r w:rsidRPr="00924BB6">
        <w:rPr>
          <w:lang w:val="en-GB"/>
        </w:rPr>
        <w:t xml:space="preserve">        double </w:t>
      </w:r>
      <w:r>
        <w:rPr>
          <w:lang w:val="en-GB"/>
        </w:rPr>
        <w:t>:geospatial_lon_start = -95.18f;</w:t>
      </w:r>
      <w:r>
        <w:rPr>
          <w:lang w:val="en-GB"/>
        </w:rPr>
        <w:tab/>
      </w:r>
      <w:r>
        <w:rPr>
          <w:lang w:val="en-GB"/>
        </w:rPr>
        <w:tab/>
      </w:r>
      <w:r>
        <w:rPr>
          <w:lang w:val="en-GB"/>
        </w:rPr>
        <w:tab/>
      </w:r>
      <w:r>
        <w:rPr>
          <w:lang w:val="en-GB"/>
        </w:rPr>
        <w:tab/>
      </w:r>
      <w:r>
        <w:rPr>
          <w:lang w:val="en-GB"/>
        </w:rPr>
        <w:tab/>
      </w:r>
      <w:r w:rsidRPr="00924BB6">
        <w:rPr>
          <w:lang w:val="en-GB"/>
        </w:rPr>
        <w:t>//REQUIRED</w:t>
      </w:r>
    </w:p>
    <w:p w14:paraId="4F6E25D9" w14:textId="77777777" w:rsidR="00B751B1" w:rsidRPr="00924BB6" w:rsidRDefault="00B751B1" w:rsidP="00B751B1">
      <w:pPr>
        <w:rPr>
          <w:lang w:val="en-GB"/>
        </w:rPr>
      </w:pPr>
      <w:r w:rsidRPr="00924BB6">
        <w:rPr>
          <w:lang w:val="en-GB"/>
        </w:rPr>
        <w:t xml:space="preserve">        double :geospatial_lat_start = -1.94f;</w:t>
      </w:r>
      <w:r>
        <w:rPr>
          <w:lang w:val="en-GB"/>
        </w:rPr>
        <w:tab/>
      </w:r>
      <w:r>
        <w:rPr>
          <w:lang w:val="en-GB"/>
        </w:rPr>
        <w:tab/>
      </w:r>
      <w:r>
        <w:rPr>
          <w:lang w:val="en-GB"/>
        </w:rPr>
        <w:tab/>
      </w:r>
      <w:r>
        <w:rPr>
          <w:lang w:val="en-GB"/>
        </w:rPr>
        <w:tab/>
      </w:r>
      <w:r>
        <w:rPr>
          <w:lang w:val="en-GB"/>
        </w:rPr>
        <w:tab/>
      </w:r>
      <w:r w:rsidRPr="00924BB6">
        <w:rPr>
          <w:lang w:val="en-GB"/>
        </w:rPr>
        <w:t>//REQUIRED</w:t>
      </w:r>
    </w:p>
    <w:p w14:paraId="4FAECE2C" w14:textId="77777777" w:rsidR="00B751B1" w:rsidRPr="00924BB6" w:rsidRDefault="00B751B1" w:rsidP="00B751B1">
      <w:pPr>
        <w:rPr>
          <w:lang w:val="en-GB"/>
        </w:rPr>
      </w:pPr>
      <w:r w:rsidRPr="00924BB6">
        <w:rPr>
          <w:lang w:val="en-GB"/>
        </w:rPr>
        <w:t xml:space="preserve">        string :perso</w:t>
      </w:r>
      <w:r>
        <w:rPr>
          <w:lang w:val="en-GB"/>
        </w:rPr>
        <w:t>n_tagger_capture = "D. Fuller";</w:t>
      </w:r>
      <w:r>
        <w:rPr>
          <w:lang w:val="en-GB"/>
        </w:rPr>
        <w:tab/>
      </w:r>
      <w:r>
        <w:rPr>
          <w:lang w:val="en-GB"/>
        </w:rPr>
        <w:tab/>
      </w:r>
      <w:r>
        <w:rPr>
          <w:lang w:val="en-GB"/>
        </w:rPr>
        <w:tab/>
      </w:r>
      <w:r>
        <w:rPr>
          <w:lang w:val="en-GB"/>
        </w:rPr>
        <w:tab/>
      </w:r>
      <w:r>
        <w:rPr>
          <w:lang w:val="en-GB"/>
        </w:rPr>
        <w:tab/>
      </w:r>
      <w:r w:rsidRPr="00924BB6">
        <w:rPr>
          <w:lang w:val="en-GB"/>
        </w:rPr>
        <w:t>//REQUIRED</w:t>
      </w:r>
    </w:p>
    <w:p w14:paraId="00284DBF" w14:textId="77777777" w:rsidR="00B751B1" w:rsidRPr="00924BB6" w:rsidRDefault="00B751B1" w:rsidP="00B751B1">
      <w:pPr>
        <w:rPr>
          <w:lang w:val="en-GB"/>
        </w:rPr>
      </w:pPr>
      <w:r w:rsidRPr="00924BB6">
        <w:rPr>
          <w:lang w:val="en-GB"/>
        </w:rPr>
        <w:t xml:space="preserve">        string :location_capture = "Catalina Island"; </w:t>
      </w:r>
      <w:r>
        <w:rPr>
          <w:lang w:val="en-GB"/>
        </w:rPr>
        <w:tab/>
      </w:r>
      <w:r>
        <w:rPr>
          <w:lang w:val="en-GB"/>
        </w:rPr>
        <w:tab/>
      </w:r>
      <w:r>
        <w:rPr>
          <w:lang w:val="en-GB"/>
        </w:rPr>
        <w:tab/>
      </w:r>
      <w:r>
        <w:rPr>
          <w:lang w:val="en-GB"/>
        </w:rPr>
        <w:tab/>
      </w:r>
      <w:r>
        <w:rPr>
          <w:lang w:val="en-GB"/>
        </w:rPr>
        <w:tab/>
      </w:r>
      <w:r w:rsidRPr="00924BB6">
        <w:rPr>
          <w:lang w:val="en-GB"/>
        </w:rPr>
        <w:t xml:space="preserve">//recommended        </w:t>
      </w:r>
    </w:p>
    <w:p w14:paraId="253B511C" w14:textId="77777777" w:rsidR="00B751B1" w:rsidRPr="00924BB6" w:rsidRDefault="00B751B1" w:rsidP="00B751B1">
      <w:pPr>
        <w:rPr>
          <w:lang w:val="en-GB"/>
        </w:rPr>
      </w:pPr>
      <w:r w:rsidRPr="00924BB6">
        <w:rPr>
          <w:lang w:val="en-GB"/>
        </w:rPr>
        <w:t xml:space="preserve">        string :method_capture = "longline";</w:t>
      </w:r>
      <w:r>
        <w:rPr>
          <w:lang w:val="en-GB"/>
        </w:rPr>
        <w:tab/>
      </w:r>
      <w:r>
        <w:rPr>
          <w:lang w:val="en-GB"/>
        </w:rPr>
        <w:tab/>
      </w:r>
      <w:r>
        <w:rPr>
          <w:lang w:val="en-GB"/>
        </w:rPr>
        <w:tab/>
      </w:r>
      <w:r>
        <w:rPr>
          <w:lang w:val="en-GB"/>
        </w:rPr>
        <w:tab/>
      </w:r>
      <w:r>
        <w:rPr>
          <w:lang w:val="en-GB"/>
        </w:rPr>
        <w:tab/>
      </w:r>
      <w:r w:rsidRPr="00924BB6">
        <w:rPr>
          <w:lang w:val="en-GB"/>
        </w:rPr>
        <w:t xml:space="preserve">//recommended          </w:t>
      </w:r>
    </w:p>
    <w:p w14:paraId="6FA365E7" w14:textId="77777777" w:rsidR="00B751B1" w:rsidRPr="00924BB6" w:rsidRDefault="00B751B1" w:rsidP="00B751B1">
      <w:pPr>
        <w:rPr>
          <w:lang w:val="en-GB"/>
        </w:rPr>
      </w:pPr>
      <w:r w:rsidRPr="00924BB6">
        <w:rPr>
          <w:lang w:val="en-GB"/>
        </w:rPr>
        <w:t xml:space="preserve">        string :baitlure_capture = "sardine";</w:t>
      </w:r>
      <w:r>
        <w:rPr>
          <w:lang w:val="en-GB"/>
        </w:rPr>
        <w:tab/>
      </w:r>
      <w:r>
        <w:rPr>
          <w:lang w:val="en-GB"/>
        </w:rPr>
        <w:tab/>
      </w:r>
      <w:r>
        <w:rPr>
          <w:lang w:val="en-GB"/>
        </w:rPr>
        <w:tab/>
      </w:r>
      <w:r>
        <w:rPr>
          <w:lang w:val="en-GB"/>
        </w:rPr>
        <w:tab/>
      </w:r>
      <w:r>
        <w:rPr>
          <w:lang w:val="en-GB"/>
        </w:rPr>
        <w:tab/>
      </w:r>
      <w:r>
        <w:rPr>
          <w:lang w:val="en-GB"/>
        </w:rPr>
        <w:tab/>
      </w:r>
      <w:r w:rsidRPr="00924BB6">
        <w:rPr>
          <w:lang w:val="en-GB"/>
        </w:rPr>
        <w:t xml:space="preserve">//optional          </w:t>
      </w:r>
    </w:p>
    <w:p w14:paraId="6A894920" w14:textId="77777777" w:rsidR="00B751B1" w:rsidRPr="00924BB6" w:rsidRDefault="00B751B1" w:rsidP="00B751B1">
      <w:pPr>
        <w:rPr>
          <w:lang w:val="en-GB"/>
        </w:rPr>
      </w:pPr>
      <w:r w:rsidRPr="00924BB6">
        <w:rPr>
          <w:lang w:val="en-GB"/>
        </w:rPr>
        <w:t xml:space="preserve">        string :cruise_capture = "SPURS2";</w:t>
      </w:r>
      <w:r>
        <w:rPr>
          <w:lang w:val="en-GB"/>
        </w:rPr>
        <w:tab/>
      </w:r>
      <w:r>
        <w:rPr>
          <w:lang w:val="en-GB"/>
        </w:rPr>
        <w:tab/>
      </w:r>
      <w:r>
        <w:rPr>
          <w:lang w:val="en-GB"/>
        </w:rPr>
        <w:tab/>
      </w:r>
      <w:r>
        <w:rPr>
          <w:lang w:val="en-GB"/>
        </w:rPr>
        <w:tab/>
      </w:r>
      <w:r>
        <w:rPr>
          <w:lang w:val="en-GB"/>
        </w:rPr>
        <w:tab/>
      </w:r>
      <w:r>
        <w:rPr>
          <w:lang w:val="en-GB"/>
        </w:rPr>
        <w:tab/>
      </w:r>
      <w:r w:rsidRPr="00924BB6">
        <w:rPr>
          <w:lang w:val="en-GB"/>
        </w:rPr>
        <w:t xml:space="preserve">//optional  </w:t>
      </w:r>
    </w:p>
    <w:p w14:paraId="2FC7345B" w14:textId="77777777" w:rsidR="00B751B1" w:rsidRPr="00924BB6" w:rsidRDefault="00B751B1" w:rsidP="00B751B1">
      <w:pPr>
        <w:rPr>
          <w:lang w:val="en-GB"/>
        </w:rPr>
      </w:pPr>
      <w:r w:rsidRPr="00924BB6">
        <w:rPr>
          <w:lang w:val="en-GB"/>
        </w:rPr>
        <w:t xml:space="preserve">        double :depth_m_capture = 10.0f;</w:t>
      </w:r>
      <w:r>
        <w:rPr>
          <w:lang w:val="en-GB"/>
        </w:rPr>
        <w:tab/>
      </w:r>
      <w:r>
        <w:rPr>
          <w:lang w:val="en-GB"/>
        </w:rPr>
        <w:tab/>
      </w:r>
      <w:r>
        <w:rPr>
          <w:lang w:val="en-GB"/>
        </w:rPr>
        <w:tab/>
      </w:r>
      <w:r>
        <w:rPr>
          <w:lang w:val="en-GB"/>
        </w:rPr>
        <w:tab/>
      </w:r>
      <w:r>
        <w:rPr>
          <w:lang w:val="en-GB"/>
        </w:rPr>
        <w:tab/>
      </w:r>
      <w:r>
        <w:rPr>
          <w:lang w:val="en-GB"/>
        </w:rPr>
        <w:tab/>
      </w:r>
      <w:r w:rsidRPr="00924BB6">
        <w:rPr>
          <w:lang w:val="en-GB"/>
        </w:rPr>
        <w:t>//optional</w:t>
      </w:r>
    </w:p>
    <w:p w14:paraId="083057D6" w14:textId="77777777" w:rsidR="00B751B1" w:rsidRPr="00924BB6" w:rsidRDefault="00B751B1" w:rsidP="00B751B1">
      <w:pPr>
        <w:rPr>
          <w:lang w:val="en-GB"/>
        </w:rPr>
      </w:pPr>
      <w:r w:rsidRPr="00924BB6">
        <w:rPr>
          <w:lang w:val="en-GB"/>
        </w:rPr>
        <w:t xml:space="preserve">        string :flag_capture = "USA";</w:t>
      </w:r>
      <w:r>
        <w:rPr>
          <w:lang w:val="en-GB"/>
        </w:rPr>
        <w:tab/>
      </w:r>
      <w:r>
        <w:rPr>
          <w:lang w:val="en-GB"/>
        </w:rPr>
        <w:tab/>
      </w:r>
      <w:r>
        <w:rPr>
          <w:lang w:val="en-GB"/>
        </w:rPr>
        <w:tab/>
      </w:r>
      <w:r>
        <w:rPr>
          <w:lang w:val="en-GB"/>
        </w:rPr>
        <w:tab/>
      </w:r>
      <w:r>
        <w:rPr>
          <w:lang w:val="en-GB"/>
        </w:rPr>
        <w:tab/>
      </w:r>
      <w:r>
        <w:rPr>
          <w:lang w:val="en-GB"/>
        </w:rPr>
        <w:tab/>
      </w:r>
      <w:r w:rsidRPr="00924BB6">
        <w:rPr>
          <w:lang w:val="en-GB"/>
        </w:rPr>
        <w:t>//optional</w:t>
      </w:r>
    </w:p>
    <w:p w14:paraId="41A658E0" w14:textId="77777777" w:rsidR="00B751B1" w:rsidRPr="00924BB6" w:rsidRDefault="00B751B1" w:rsidP="00B751B1">
      <w:pPr>
        <w:rPr>
          <w:lang w:val="en-GB"/>
        </w:rPr>
      </w:pPr>
      <w:r w:rsidRPr="00924BB6">
        <w:rPr>
          <w:lang w:val="en-GB"/>
        </w:rPr>
        <w:t xml:space="preserve">        string :hook_capture = "18/0 circle";</w:t>
      </w:r>
      <w:r>
        <w:rPr>
          <w:lang w:val="en-GB"/>
        </w:rPr>
        <w:tab/>
      </w:r>
      <w:r>
        <w:rPr>
          <w:lang w:val="en-GB"/>
        </w:rPr>
        <w:tab/>
      </w:r>
      <w:r>
        <w:rPr>
          <w:lang w:val="en-GB"/>
        </w:rPr>
        <w:tab/>
      </w:r>
      <w:r>
        <w:rPr>
          <w:lang w:val="en-GB"/>
        </w:rPr>
        <w:tab/>
      </w:r>
      <w:r>
        <w:rPr>
          <w:lang w:val="en-GB"/>
        </w:rPr>
        <w:tab/>
      </w:r>
      <w:r>
        <w:rPr>
          <w:lang w:val="en-GB"/>
        </w:rPr>
        <w:tab/>
      </w:r>
      <w:r w:rsidRPr="00924BB6">
        <w:rPr>
          <w:lang w:val="en-GB"/>
        </w:rPr>
        <w:t>//optional</w:t>
      </w:r>
    </w:p>
    <w:p w14:paraId="25AC62B1" w14:textId="77777777" w:rsidR="00B751B1" w:rsidRPr="00924BB6" w:rsidRDefault="00B751B1" w:rsidP="00B751B1">
      <w:pPr>
        <w:rPr>
          <w:lang w:val="en-GB"/>
        </w:rPr>
      </w:pPr>
      <w:r w:rsidRPr="00924BB6">
        <w:rPr>
          <w:lang w:val="en-GB"/>
        </w:rPr>
        <w:t xml:space="preserve">        string :method_aboard = "net";</w:t>
      </w:r>
      <w:r>
        <w:rPr>
          <w:lang w:val="en-GB"/>
        </w:rPr>
        <w:tab/>
      </w:r>
      <w:r>
        <w:rPr>
          <w:lang w:val="en-GB"/>
        </w:rPr>
        <w:tab/>
      </w:r>
      <w:r>
        <w:rPr>
          <w:lang w:val="en-GB"/>
        </w:rPr>
        <w:tab/>
      </w:r>
      <w:r>
        <w:rPr>
          <w:lang w:val="en-GB"/>
        </w:rPr>
        <w:tab/>
      </w:r>
      <w:r>
        <w:rPr>
          <w:lang w:val="en-GB"/>
        </w:rPr>
        <w:tab/>
      </w:r>
      <w:r>
        <w:rPr>
          <w:lang w:val="en-GB"/>
        </w:rPr>
        <w:tab/>
      </w:r>
      <w:r w:rsidRPr="00924BB6">
        <w:rPr>
          <w:lang w:val="en-GB"/>
        </w:rPr>
        <w:t xml:space="preserve">//optional    </w:t>
      </w:r>
    </w:p>
    <w:p w14:paraId="6152E78E" w14:textId="77777777" w:rsidR="00B751B1" w:rsidRPr="00924BB6" w:rsidRDefault="00B751B1" w:rsidP="00B751B1">
      <w:pPr>
        <w:rPr>
          <w:lang w:val="en-GB"/>
        </w:rPr>
      </w:pPr>
      <w:r w:rsidRPr="00924BB6">
        <w:rPr>
          <w:lang w:val="en-GB"/>
        </w:rPr>
        <w:t xml:space="preserve">        string :othertags_capture = "Hallprint PAR007007";</w:t>
      </w:r>
      <w:r>
        <w:rPr>
          <w:lang w:val="en-GB"/>
        </w:rPr>
        <w:tab/>
      </w:r>
      <w:r>
        <w:rPr>
          <w:lang w:val="en-GB"/>
        </w:rPr>
        <w:tab/>
      </w:r>
      <w:r>
        <w:rPr>
          <w:lang w:val="en-GB"/>
        </w:rPr>
        <w:tab/>
      </w:r>
      <w:r>
        <w:rPr>
          <w:lang w:val="en-GB"/>
        </w:rPr>
        <w:tab/>
      </w:r>
      <w:r w:rsidRPr="00924BB6">
        <w:rPr>
          <w:lang w:val="en-GB"/>
        </w:rPr>
        <w:t xml:space="preserve">//optional          </w:t>
      </w:r>
    </w:p>
    <w:p w14:paraId="448A28D3" w14:textId="77777777" w:rsidR="00B751B1" w:rsidRPr="00924BB6" w:rsidRDefault="00B751B1" w:rsidP="00B751B1">
      <w:pPr>
        <w:rPr>
          <w:lang w:val="en-GB"/>
        </w:rPr>
      </w:pPr>
      <w:r w:rsidRPr="00924BB6">
        <w:rPr>
          <w:lang w:val="en-GB"/>
        </w:rPr>
        <w:t xml:space="preserve">        string :person_angler_capture = "D. Fuller";</w:t>
      </w:r>
      <w:r>
        <w:rPr>
          <w:lang w:val="en-GB"/>
        </w:rPr>
        <w:tab/>
      </w:r>
      <w:r>
        <w:rPr>
          <w:lang w:val="en-GB"/>
        </w:rPr>
        <w:tab/>
      </w:r>
      <w:r>
        <w:rPr>
          <w:lang w:val="en-GB"/>
        </w:rPr>
        <w:tab/>
      </w:r>
      <w:r>
        <w:rPr>
          <w:lang w:val="en-GB"/>
        </w:rPr>
        <w:tab/>
      </w:r>
      <w:r>
        <w:rPr>
          <w:lang w:val="en-GB"/>
        </w:rPr>
        <w:tab/>
      </w:r>
      <w:r w:rsidRPr="00924BB6">
        <w:rPr>
          <w:lang w:val="en-GB"/>
        </w:rPr>
        <w:t xml:space="preserve">//optional     </w:t>
      </w:r>
    </w:p>
    <w:p w14:paraId="034CF242" w14:textId="77777777" w:rsidR="00B751B1" w:rsidRPr="00924BB6" w:rsidRDefault="00B751B1" w:rsidP="00B751B1">
      <w:pPr>
        <w:rPr>
          <w:lang w:val="en-GB"/>
        </w:rPr>
      </w:pPr>
      <w:r w:rsidRPr="00924BB6">
        <w:rPr>
          <w:lang w:val="en-GB"/>
        </w:rPr>
        <w:t xml:space="preserve">        string :school_capture = "FAD";</w:t>
      </w:r>
      <w:r>
        <w:rPr>
          <w:lang w:val="en-GB"/>
        </w:rPr>
        <w:tab/>
      </w:r>
      <w:r>
        <w:rPr>
          <w:lang w:val="en-GB"/>
        </w:rPr>
        <w:tab/>
      </w:r>
      <w:r>
        <w:rPr>
          <w:lang w:val="en-GB"/>
        </w:rPr>
        <w:tab/>
      </w:r>
      <w:r>
        <w:rPr>
          <w:lang w:val="en-GB"/>
        </w:rPr>
        <w:tab/>
      </w:r>
      <w:r>
        <w:rPr>
          <w:lang w:val="en-GB"/>
        </w:rPr>
        <w:tab/>
      </w:r>
      <w:r>
        <w:rPr>
          <w:lang w:val="en-GB"/>
        </w:rPr>
        <w:tab/>
      </w:r>
      <w:r w:rsidRPr="00924BB6">
        <w:rPr>
          <w:lang w:val="en-GB"/>
        </w:rPr>
        <w:t xml:space="preserve">//optional  </w:t>
      </w:r>
    </w:p>
    <w:p w14:paraId="39F68C05" w14:textId="77777777" w:rsidR="00B751B1" w:rsidRPr="00924BB6" w:rsidRDefault="00B751B1" w:rsidP="00B751B1">
      <w:pPr>
        <w:rPr>
          <w:lang w:val="en-GB"/>
        </w:rPr>
      </w:pPr>
      <w:r w:rsidRPr="00924BB6">
        <w:rPr>
          <w:lang w:val="en-GB"/>
        </w:rPr>
        <w:t xml:space="preserve">        string :seastate_capture = "rough";</w:t>
      </w:r>
      <w:r>
        <w:rPr>
          <w:lang w:val="en-GB"/>
        </w:rPr>
        <w:tab/>
      </w:r>
      <w:r>
        <w:rPr>
          <w:lang w:val="en-GB"/>
        </w:rPr>
        <w:tab/>
      </w:r>
      <w:r>
        <w:rPr>
          <w:lang w:val="en-GB"/>
        </w:rPr>
        <w:tab/>
      </w:r>
      <w:r>
        <w:rPr>
          <w:lang w:val="en-GB"/>
        </w:rPr>
        <w:tab/>
      </w:r>
      <w:r>
        <w:rPr>
          <w:lang w:val="en-GB"/>
        </w:rPr>
        <w:tab/>
      </w:r>
      <w:r>
        <w:rPr>
          <w:lang w:val="en-GB"/>
        </w:rPr>
        <w:tab/>
      </w:r>
      <w:r w:rsidRPr="00924BB6">
        <w:rPr>
          <w:lang w:val="en-GB"/>
        </w:rPr>
        <w:t xml:space="preserve">//optional   </w:t>
      </w:r>
    </w:p>
    <w:p w14:paraId="42665E94" w14:textId="77777777" w:rsidR="00B751B1" w:rsidRPr="00924BB6" w:rsidRDefault="00B751B1" w:rsidP="00B751B1">
      <w:pPr>
        <w:rPr>
          <w:lang w:val="en-GB"/>
        </w:rPr>
      </w:pPr>
      <w:r w:rsidRPr="00924BB6">
        <w:rPr>
          <w:lang w:val="en-GB"/>
        </w:rPr>
        <w:t xml:space="preserve">        string :set_float_capture = "10";</w:t>
      </w:r>
      <w:r>
        <w:rPr>
          <w:lang w:val="en-GB"/>
        </w:rPr>
        <w:tab/>
      </w:r>
      <w:r>
        <w:rPr>
          <w:lang w:val="en-GB"/>
        </w:rPr>
        <w:tab/>
      </w:r>
      <w:r>
        <w:rPr>
          <w:lang w:val="en-GB"/>
        </w:rPr>
        <w:tab/>
      </w:r>
      <w:r>
        <w:rPr>
          <w:lang w:val="en-GB"/>
        </w:rPr>
        <w:tab/>
      </w:r>
      <w:r>
        <w:rPr>
          <w:lang w:val="en-GB"/>
        </w:rPr>
        <w:tab/>
      </w:r>
      <w:r>
        <w:rPr>
          <w:lang w:val="en-GB"/>
        </w:rPr>
        <w:tab/>
      </w:r>
      <w:r w:rsidRPr="00924BB6">
        <w:rPr>
          <w:lang w:val="en-GB"/>
        </w:rPr>
        <w:t xml:space="preserve">//optional    </w:t>
      </w:r>
    </w:p>
    <w:p w14:paraId="6C473E89" w14:textId="77777777" w:rsidR="00B751B1" w:rsidRPr="00924BB6" w:rsidRDefault="00B751B1" w:rsidP="00B751B1">
      <w:pPr>
        <w:rPr>
          <w:lang w:val="en-GB"/>
        </w:rPr>
      </w:pPr>
      <w:r w:rsidRPr="00924BB6">
        <w:rPr>
          <w:lang w:val="en-GB"/>
        </w:rPr>
        <w:t xml:space="preserve">        string :station_capture = "TAO-10";</w:t>
      </w:r>
      <w:r>
        <w:rPr>
          <w:lang w:val="en-GB"/>
        </w:rPr>
        <w:tab/>
      </w:r>
      <w:r>
        <w:rPr>
          <w:lang w:val="en-GB"/>
        </w:rPr>
        <w:tab/>
      </w:r>
      <w:r>
        <w:rPr>
          <w:lang w:val="en-GB"/>
        </w:rPr>
        <w:tab/>
      </w:r>
      <w:r>
        <w:rPr>
          <w:lang w:val="en-GB"/>
        </w:rPr>
        <w:tab/>
      </w:r>
      <w:r>
        <w:rPr>
          <w:lang w:val="en-GB"/>
        </w:rPr>
        <w:tab/>
      </w:r>
      <w:r>
        <w:rPr>
          <w:lang w:val="en-GB"/>
        </w:rPr>
        <w:tab/>
        <w:t>/</w:t>
      </w:r>
      <w:r w:rsidRPr="00924BB6">
        <w:rPr>
          <w:lang w:val="en-GB"/>
        </w:rPr>
        <w:t>/optional</w:t>
      </w:r>
    </w:p>
    <w:p w14:paraId="043707C2" w14:textId="77777777" w:rsidR="00B751B1" w:rsidRPr="00924BB6" w:rsidRDefault="00B751B1" w:rsidP="00B751B1">
      <w:pPr>
        <w:rPr>
          <w:lang w:val="en-GB"/>
        </w:rPr>
      </w:pPr>
      <w:r w:rsidRPr="00924BB6">
        <w:rPr>
          <w:lang w:val="en-GB"/>
        </w:rPr>
        <w:t xml:space="preserve">        dou</w:t>
      </w:r>
      <w:r>
        <w:rPr>
          <w:lang w:val="en-GB"/>
        </w:rPr>
        <w:t>ble :temp_degC_capture = 13.5f;</w:t>
      </w:r>
      <w:r>
        <w:rPr>
          <w:lang w:val="en-GB"/>
        </w:rPr>
        <w:tab/>
      </w:r>
      <w:r>
        <w:rPr>
          <w:lang w:val="en-GB"/>
        </w:rPr>
        <w:tab/>
      </w:r>
      <w:r>
        <w:rPr>
          <w:lang w:val="en-GB"/>
        </w:rPr>
        <w:tab/>
      </w:r>
      <w:r>
        <w:rPr>
          <w:lang w:val="en-GB"/>
        </w:rPr>
        <w:tab/>
      </w:r>
      <w:r>
        <w:rPr>
          <w:lang w:val="en-GB"/>
        </w:rPr>
        <w:tab/>
      </w:r>
      <w:r w:rsidRPr="00924BB6">
        <w:rPr>
          <w:lang w:val="en-GB"/>
        </w:rPr>
        <w:t xml:space="preserve">//optional         </w:t>
      </w:r>
    </w:p>
    <w:p w14:paraId="4E3145DD" w14:textId="77777777" w:rsidR="00B751B1" w:rsidRPr="00924BB6" w:rsidRDefault="00B751B1" w:rsidP="00B751B1">
      <w:pPr>
        <w:rPr>
          <w:lang w:val="en-GB"/>
        </w:rPr>
      </w:pPr>
      <w:r w:rsidRPr="00924BB6">
        <w:rPr>
          <w:lang w:val="en-GB"/>
        </w:rPr>
        <w:t xml:space="preserve">        string :vessel_capture = "R/V Endeavor";</w:t>
      </w:r>
      <w:r>
        <w:rPr>
          <w:lang w:val="en-GB"/>
        </w:rPr>
        <w:tab/>
      </w:r>
      <w:r>
        <w:rPr>
          <w:lang w:val="en-GB"/>
        </w:rPr>
        <w:tab/>
      </w:r>
      <w:r>
        <w:rPr>
          <w:lang w:val="en-GB"/>
        </w:rPr>
        <w:tab/>
      </w:r>
      <w:r>
        <w:rPr>
          <w:lang w:val="en-GB"/>
        </w:rPr>
        <w:tab/>
      </w:r>
      <w:r>
        <w:rPr>
          <w:lang w:val="en-GB"/>
        </w:rPr>
        <w:tab/>
      </w:r>
      <w:r w:rsidRPr="00924BB6">
        <w:rPr>
          <w:lang w:val="en-GB"/>
        </w:rPr>
        <w:t>//optional</w:t>
      </w:r>
    </w:p>
    <w:p w14:paraId="53520574" w14:textId="77777777" w:rsidR="00B751B1" w:rsidRPr="00924BB6" w:rsidRDefault="00B751B1" w:rsidP="00B751B1">
      <w:pPr>
        <w:rPr>
          <w:lang w:val="en-GB"/>
        </w:rPr>
      </w:pPr>
      <w:r w:rsidRPr="00924BB6">
        <w:rPr>
          <w:lang w:val="en-GB"/>
        </w:rPr>
        <w:t xml:space="preserve">        double :wind_knots_capture = 8.3f;</w:t>
      </w:r>
      <w:r>
        <w:rPr>
          <w:lang w:val="en-GB"/>
        </w:rPr>
        <w:tab/>
      </w:r>
      <w:r>
        <w:rPr>
          <w:lang w:val="en-GB"/>
        </w:rPr>
        <w:tab/>
      </w:r>
      <w:r>
        <w:rPr>
          <w:lang w:val="en-GB"/>
        </w:rPr>
        <w:tab/>
      </w:r>
      <w:r>
        <w:rPr>
          <w:lang w:val="en-GB"/>
        </w:rPr>
        <w:tab/>
      </w:r>
      <w:r>
        <w:rPr>
          <w:lang w:val="en-GB"/>
        </w:rPr>
        <w:tab/>
      </w:r>
      <w:r>
        <w:rPr>
          <w:lang w:val="en-GB"/>
        </w:rPr>
        <w:tab/>
      </w:r>
      <w:r w:rsidRPr="00924BB6">
        <w:rPr>
          <w:lang w:val="en-GB"/>
        </w:rPr>
        <w:t xml:space="preserve">//optional                </w:t>
      </w:r>
    </w:p>
    <w:p w14:paraId="0CA808A3" w14:textId="77777777" w:rsidR="00B751B1" w:rsidRPr="00924BB6" w:rsidRDefault="00B751B1" w:rsidP="00B751B1">
      <w:pPr>
        <w:rPr>
          <w:lang w:val="en-GB"/>
        </w:rPr>
      </w:pPr>
      <w:r w:rsidRPr="00924BB6">
        <w:rPr>
          <w:lang w:val="en-GB"/>
        </w:rPr>
        <w:t xml:space="preserve">        }     </w:t>
      </w:r>
    </w:p>
    <w:p w14:paraId="2560125C" w14:textId="77777777" w:rsidR="00B751B1" w:rsidRPr="00924BB6" w:rsidRDefault="00B751B1" w:rsidP="00B751B1">
      <w:pPr>
        <w:rPr>
          <w:lang w:val="en-GB"/>
        </w:rPr>
      </w:pPr>
      <w:r w:rsidRPr="00924BB6">
        <w:rPr>
          <w:lang w:val="en-GB"/>
        </w:rPr>
        <w:t xml:space="preserve">      </w:t>
      </w:r>
    </w:p>
    <w:p w14:paraId="71AD0F49" w14:textId="77777777" w:rsidR="00B751B1" w:rsidRPr="00924BB6" w:rsidRDefault="00B751B1" w:rsidP="00B751B1">
      <w:pPr>
        <w:rPr>
          <w:lang w:val="en-GB"/>
        </w:rPr>
      </w:pPr>
      <w:r w:rsidRPr="00924BB6">
        <w:rPr>
          <w:lang w:val="en-GB"/>
        </w:rPr>
        <w:t xml:space="preserve">      group: end_of_mission {</w:t>
      </w:r>
    </w:p>
    <w:p w14:paraId="173068BF" w14:textId="77777777" w:rsidR="00B751B1" w:rsidRPr="00924BB6" w:rsidRDefault="00B751B1" w:rsidP="00B751B1">
      <w:pPr>
        <w:rPr>
          <w:lang w:val="en-GB"/>
        </w:rPr>
      </w:pPr>
      <w:r w:rsidRPr="00924BB6">
        <w:rPr>
          <w:lang w:val="en-GB"/>
        </w:rPr>
        <w:t xml:space="preserve">        string :time_coverage_end = "2009-07-02";</w:t>
      </w:r>
      <w:r>
        <w:rPr>
          <w:lang w:val="en-GB"/>
        </w:rPr>
        <w:tab/>
      </w:r>
      <w:r>
        <w:rPr>
          <w:lang w:val="en-GB"/>
        </w:rPr>
        <w:tab/>
      </w:r>
      <w:r>
        <w:rPr>
          <w:lang w:val="en-GB"/>
        </w:rPr>
        <w:tab/>
      </w:r>
      <w:r>
        <w:rPr>
          <w:lang w:val="en-GB"/>
        </w:rPr>
        <w:tab/>
      </w:r>
      <w:r>
        <w:rPr>
          <w:lang w:val="en-GB"/>
        </w:rPr>
        <w:tab/>
      </w:r>
      <w:r w:rsidRPr="00924BB6">
        <w:rPr>
          <w:lang w:val="en-GB"/>
        </w:rPr>
        <w:t>//REQUIRED</w:t>
      </w:r>
    </w:p>
    <w:p w14:paraId="372F195D" w14:textId="77777777" w:rsidR="00B751B1" w:rsidRPr="00924BB6" w:rsidRDefault="00B751B1" w:rsidP="00B751B1">
      <w:pPr>
        <w:rPr>
          <w:lang w:val="en-GB"/>
        </w:rPr>
      </w:pPr>
      <w:r w:rsidRPr="00924BB6">
        <w:rPr>
          <w:lang w:val="en-GB"/>
        </w:rPr>
        <w:lastRenderedPageBreak/>
        <w:t xml:space="preserve">        string :geospatial_lon_end = -83.98f;</w:t>
      </w:r>
      <w:r>
        <w:rPr>
          <w:lang w:val="en-GB"/>
        </w:rPr>
        <w:tab/>
      </w:r>
      <w:r>
        <w:rPr>
          <w:lang w:val="en-GB"/>
        </w:rPr>
        <w:tab/>
      </w:r>
      <w:r>
        <w:rPr>
          <w:lang w:val="en-GB"/>
        </w:rPr>
        <w:tab/>
      </w:r>
      <w:r>
        <w:rPr>
          <w:lang w:val="en-GB"/>
        </w:rPr>
        <w:tab/>
      </w:r>
      <w:r>
        <w:rPr>
          <w:lang w:val="en-GB"/>
        </w:rPr>
        <w:tab/>
      </w:r>
      <w:r w:rsidRPr="00924BB6">
        <w:rPr>
          <w:lang w:val="en-GB"/>
        </w:rPr>
        <w:t>//REQUIRED</w:t>
      </w:r>
    </w:p>
    <w:p w14:paraId="24ECE48C" w14:textId="77777777" w:rsidR="00B751B1" w:rsidRPr="00924BB6" w:rsidRDefault="00B751B1" w:rsidP="00B751B1">
      <w:pPr>
        <w:rPr>
          <w:lang w:val="en-GB"/>
        </w:rPr>
      </w:pPr>
      <w:r w:rsidRPr="00924BB6">
        <w:rPr>
          <w:lang w:val="en-GB"/>
        </w:rPr>
        <w:t xml:space="preserve">        string :geospatial_lat_end = -1.45f;</w:t>
      </w:r>
      <w:r>
        <w:rPr>
          <w:lang w:val="en-GB"/>
        </w:rPr>
        <w:tab/>
      </w:r>
      <w:r>
        <w:rPr>
          <w:lang w:val="en-GB"/>
        </w:rPr>
        <w:tab/>
      </w:r>
      <w:r>
        <w:rPr>
          <w:lang w:val="en-GB"/>
        </w:rPr>
        <w:tab/>
      </w:r>
      <w:r>
        <w:rPr>
          <w:lang w:val="en-GB"/>
        </w:rPr>
        <w:tab/>
      </w:r>
      <w:r>
        <w:rPr>
          <w:lang w:val="en-GB"/>
        </w:rPr>
        <w:tab/>
      </w:r>
      <w:r>
        <w:rPr>
          <w:lang w:val="en-GB"/>
        </w:rPr>
        <w:tab/>
      </w:r>
      <w:r w:rsidRPr="00924BB6">
        <w:rPr>
          <w:lang w:val="en-GB"/>
        </w:rPr>
        <w:t>//REQUIRED</w:t>
      </w:r>
    </w:p>
    <w:p w14:paraId="2F088795" w14:textId="77777777" w:rsidR="00B751B1" w:rsidRPr="00924BB6" w:rsidRDefault="00B751B1" w:rsidP="00B751B1">
      <w:pPr>
        <w:rPr>
          <w:lang w:val="en-GB"/>
        </w:rPr>
      </w:pPr>
      <w:r w:rsidRPr="00924BB6">
        <w:rPr>
          <w:lang w:val="en-GB"/>
        </w:rPr>
        <w:t xml:space="preserve">        string :end_details = "recovered by fishing fleet";</w:t>
      </w:r>
      <w:r>
        <w:rPr>
          <w:lang w:val="en-GB"/>
        </w:rPr>
        <w:tab/>
      </w:r>
      <w:r>
        <w:rPr>
          <w:lang w:val="en-GB"/>
        </w:rPr>
        <w:tab/>
      </w:r>
      <w:r>
        <w:rPr>
          <w:lang w:val="en-GB"/>
        </w:rPr>
        <w:tab/>
      </w:r>
      <w:r>
        <w:rPr>
          <w:lang w:val="en-GB"/>
        </w:rPr>
        <w:tab/>
      </w:r>
      <w:r w:rsidRPr="00924BB6">
        <w:rPr>
          <w:lang w:val="en-GB"/>
        </w:rPr>
        <w:t>//REQUIRED</w:t>
      </w:r>
    </w:p>
    <w:p w14:paraId="754625DC" w14:textId="77777777" w:rsidR="00B751B1" w:rsidRPr="00924BB6" w:rsidRDefault="00B751B1" w:rsidP="00B751B1">
      <w:pPr>
        <w:rPr>
          <w:lang w:val="en-GB"/>
        </w:rPr>
      </w:pPr>
      <w:r w:rsidRPr="00924BB6">
        <w:rPr>
          <w:lang w:val="en-GB"/>
        </w:rPr>
        <w:t xml:space="preserve">        string :end_type = "recaptured";</w:t>
      </w:r>
      <w:r>
        <w:rPr>
          <w:lang w:val="en-GB"/>
        </w:rPr>
        <w:tab/>
      </w:r>
      <w:r>
        <w:rPr>
          <w:lang w:val="en-GB"/>
        </w:rPr>
        <w:tab/>
      </w:r>
      <w:r>
        <w:rPr>
          <w:lang w:val="en-GB"/>
        </w:rPr>
        <w:tab/>
      </w:r>
      <w:r>
        <w:rPr>
          <w:lang w:val="en-GB"/>
        </w:rPr>
        <w:tab/>
      </w:r>
      <w:r>
        <w:rPr>
          <w:lang w:val="en-GB"/>
        </w:rPr>
        <w:tab/>
      </w:r>
      <w:r>
        <w:rPr>
          <w:lang w:val="en-GB"/>
        </w:rPr>
        <w:tab/>
      </w:r>
      <w:r w:rsidRPr="00924BB6">
        <w:rPr>
          <w:lang w:val="en-GB"/>
        </w:rPr>
        <w:t>//REQUIRED</w:t>
      </w:r>
    </w:p>
    <w:p w14:paraId="1F2754BF" w14:textId="77777777" w:rsidR="00B751B1" w:rsidRPr="00924BB6" w:rsidRDefault="00B751B1" w:rsidP="00B751B1">
      <w:pPr>
        <w:rPr>
          <w:lang w:val="en-GB"/>
        </w:rPr>
      </w:pPr>
      <w:r w:rsidRPr="00924BB6">
        <w:rPr>
          <w:lang w:val="en-GB"/>
        </w:rPr>
        <w:t xml:space="preserve">        string :locationclass_end = "2";</w:t>
      </w:r>
      <w:r>
        <w:rPr>
          <w:lang w:val="en-GB"/>
        </w:rPr>
        <w:tab/>
      </w:r>
      <w:r>
        <w:rPr>
          <w:lang w:val="en-GB"/>
        </w:rPr>
        <w:tab/>
      </w:r>
      <w:r>
        <w:rPr>
          <w:lang w:val="en-GB"/>
        </w:rPr>
        <w:tab/>
      </w:r>
      <w:r>
        <w:rPr>
          <w:lang w:val="en-GB"/>
        </w:rPr>
        <w:tab/>
      </w:r>
      <w:r>
        <w:rPr>
          <w:lang w:val="en-GB"/>
        </w:rPr>
        <w:tab/>
      </w:r>
      <w:r>
        <w:rPr>
          <w:lang w:val="en-GB"/>
        </w:rPr>
        <w:tab/>
      </w:r>
      <w:r w:rsidRPr="00924BB6">
        <w:rPr>
          <w:lang w:val="en-GB"/>
        </w:rPr>
        <w:t>//recommended</w:t>
      </w:r>
    </w:p>
    <w:p w14:paraId="42EAE58C" w14:textId="77777777" w:rsidR="00B751B1" w:rsidRPr="00924BB6" w:rsidRDefault="00B751B1" w:rsidP="00B751B1">
      <w:pPr>
        <w:rPr>
          <w:lang w:val="en-GB"/>
        </w:rPr>
      </w:pPr>
      <w:r w:rsidRPr="00924BB6">
        <w:rPr>
          <w:lang w:val="en-GB"/>
        </w:rPr>
        <w:t xml:space="preserve">        string :ldatetime_death =</w:t>
      </w:r>
      <w:r>
        <w:rPr>
          <w:lang w:val="en-GB"/>
        </w:rPr>
        <w:t xml:space="preserve"> "2017-07-11T18:24:23+00:00";</w:t>
      </w:r>
      <w:r>
        <w:rPr>
          <w:lang w:val="en-GB"/>
        </w:rPr>
        <w:tab/>
      </w:r>
      <w:r>
        <w:rPr>
          <w:lang w:val="en-GB"/>
        </w:rPr>
        <w:tab/>
      </w:r>
      <w:r>
        <w:rPr>
          <w:lang w:val="en-GB"/>
        </w:rPr>
        <w:tab/>
      </w:r>
      <w:r w:rsidRPr="00924BB6">
        <w:rPr>
          <w:lang w:val="en-GB"/>
        </w:rPr>
        <w:t xml:space="preserve">//optional    </w:t>
      </w:r>
    </w:p>
    <w:p w14:paraId="4875149C" w14:textId="77777777" w:rsidR="00B751B1" w:rsidRPr="00924BB6" w:rsidRDefault="00B751B1" w:rsidP="00B751B1">
      <w:pPr>
        <w:rPr>
          <w:lang w:val="en-GB"/>
        </w:rPr>
      </w:pPr>
      <w:r w:rsidRPr="00924BB6">
        <w:rPr>
          <w:lang w:val="en-GB"/>
        </w:rPr>
        <w:t xml:space="preserve">        }</w:t>
      </w:r>
    </w:p>
    <w:p w14:paraId="4EA47BF6" w14:textId="77777777" w:rsidR="00B751B1" w:rsidRPr="00924BB6" w:rsidRDefault="00B751B1" w:rsidP="00B751B1">
      <w:pPr>
        <w:rPr>
          <w:lang w:val="en-GB"/>
        </w:rPr>
      </w:pPr>
      <w:r w:rsidRPr="00924BB6">
        <w:rPr>
          <w:lang w:val="en-GB"/>
        </w:rPr>
        <w:t xml:space="preserve">        </w:t>
      </w:r>
    </w:p>
    <w:p w14:paraId="17347DA9" w14:textId="77777777" w:rsidR="00B751B1" w:rsidRPr="00924BB6" w:rsidRDefault="00B751B1" w:rsidP="00B751B1">
      <w:pPr>
        <w:rPr>
          <w:lang w:val="en-GB"/>
        </w:rPr>
      </w:pPr>
      <w:r w:rsidRPr="00924BB6">
        <w:rPr>
          <w:lang w:val="en-GB"/>
        </w:rPr>
        <w:t xml:space="preserve">      group: instrument {</w:t>
      </w:r>
    </w:p>
    <w:p w14:paraId="53C58872" w14:textId="77777777" w:rsidR="00B751B1" w:rsidRPr="00924BB6" w:rsidRDefault="00B751B1" w:rsidP="00B751B1">
      <w:pPr>
        <w:rPr>
          <w:lang w:val="en-GB"/>
        </w:rPr>
      </w:pPr>
      <w:r w:rsidRPr="00924BB6">
        <w:rPr>
          <w:lang w:val="en-GB"/>
        </w:rPr>
        <w:t xml:space="preserve">        string :instrument_name =</w:t>
      </w:r>
      <w:r>
        <w:rPr>
          <w:lang w:val="en-GB"/>
        </w:rPr>
        <w:t xml:space="preserve"> "16P0100-Refurb2";</w:t>
      </w:r>
      <w:r>
        <w:rPr>
          <w:lang w:val="en-GB"/>
        </w:rPr>
        <w:tab/>
      </w:r>
      <w:r>
        <w:rPr>
          <w:lang w:val="en-GB"/>
        </w:rPr>
        <w:tab/>
      </w:r>
      <w:r>
        <w:rPr>
          <w:lang w:val="en-GB"/>
        </w:rPr>
        <w:tab/>
      </w:r>
      <w:r>
        <w:rPr>
          <w:lang w:val="en-GB"/>
        </w:rPr>
        <w:tab/>
      </w:r>
      <w:r w:rsidRPr="00924BB6">
        <w:rPr>
          <w:lang w:val="en-GB"/>
        </w:rPr>
        <w:t>//REQUIRED</w:t>
      </w:r>
    </w:p>
    <w:p w14:paraId="5C106543" w14:textId="77777777" w:rsidR="00B751B1" w:rsidRPr="00924BB6" w:rsidRDefault="00B751B1" w:rsidP="00B751B1">
      <w:pPr>
        <w:rPr>
          <w:lang w:val="en-GB"/>
        </w:rPr>
      </w:pPr>
      <w:r w:rsidRPr="00924BB6">
        <w:rPr>
          <w:lang w:val="en-GB"/>
        </w:rPr>
        <w:t xml:space="preserve">        string :instrument_type = "archival";</w:t>
      </w:r>
      <w:r>
        <w:rPr>
          <w:lang w:val="en-GB"/>
        </w:rPr>
        <w:tab/>
      </w:r>
      <w:r>
        <w:rPr>
          <w:lang w:val="en-GB"/>
        </w:rPr>
        <w:tab/>
      </w:r>
      <w:r>
        <w:rPr>
          <w:lang w:val="en-GB"/>
        </w:rPr>
        <w:tab/>
      </w:r>
      <w:r>
        <w:rPr>
          <w:lang w:val="en-GB"/>
        </w:rPr>
        <w:tab/>
      </w:r>
      <w:r>
        <w:rPr>
          <w:lang w:val="en-GB"/>
        </w:rPr>
        <w:tab/>
      </w:r>
      <w:r>
        <w:rPr>
          <w:lang w:val="en-GB"/>
        </w:rPr>
        <w:tab/>
      </w:r>
      <w:r w:rsidRPr="00924BB6">
        <w:rPr>
          <w:lang w:val="en-GB"/>
        </w:rPr>
        <w:t>//REQUIRED</w:t>
      </w:r>
    </w:p>
    <w:p w14:paraId="7C09B219" w14:textId="77777777" w:rsidR="00B751B1" w:rsidRPr="00924BB6" w:rsidRDefault="00B751B1" w:rsidP="00B751B1">
      <w:pPr>
        <w:rPr>
          <w:lang w:val="en-GB"/>
        </w:rPr>
      </w:pPr>
      <w:r w:rsidRPr="00924BB6">
        <w:rPr>
          <w:lang w:val="en-GB"/>
        </w:rPr>
        <w:t xml:space="preserve">        string :firmware = "1235";</w:t>
      </w:r>
      <w:r>
        <w:rPr>
          <w:lang w:val="en-GB"/>
        </w:rPr>
        <w:tab/>
      </w:r>
      <w:r>
        <w:rPr>
          <w:lang w:val="en-GB"/>
        </w:rPr>
        <w:tab/>
      </w:r>
      <w:r>
        <w:rPr>
          <w:lang w:val="en-GB"/>
        </w:rPr>
        <w:tab/>
      </w:r>
      <w:r>
        <w:rPr>
          <w:lang w:val="en-GB"/>
        </w:rPr>
        <w:tab/>
      </w:r>
      <w:r>
        <w:rPr>
          <w:lang w:val="en-GB"/>
        </w:rPr>
        <w:tab/>
      </w:r>
      <w:r>
        <w:rPr>
          <w:lang w:val="en-GB"/>
        </w:rPr>
        <w:tab/>
      </w:r>
      <w:r>
        <w:rPr>
          <w:lang w:val="en-GB"/>
        </w:rPr>
        <w:tab/>
      </w:r>
      <w:r w:rsidRPr="00924BB6">
        <w:rPr>
          <w:lang w:val="en-GB"/>
        </w:rPr>
        <w:t>//REQUIRED</w:t>
      </w:r>
    </w:p>
    <w:p w14:paraId="1B026577" w14:textId="77777777" w:rsidR="00B751B1" w:rsidRPr="00924BB6" w:rsidRDefault="00B751B1" w:rsidP="00B751B1">
      <w:pPr>
        <w:rPr>
          <w:lang w:val="en-GB"/>
        </w:rPr>
      </w:pPr>
      <w:r w:rsidRPr="00924BB6">
        <w:rPr>
          <w:lang w:val="en-GB"/>
        </w:rPr>
        <w:t xml:space="preserve">        string :manufacturer = "Wildlife Computers";</w:t>
      </w:r>
      <w:r>
        <w:rPr>
          <w:lang w:val="en-GB"/>
        </w:rPr>
        <w:tab/>
      </w:r>
      <w:r>
        <w:rPr>
          <w:lang w:val="en-GB"/>
        </w:rPr>
        <w:tab/>
      </w:r>
      <w:r>
        <w:rPr>
          <w:lang w:val="en-GB"/>
        </w:rPr>
        <w:tab/>
      </w:r>
      <w:r>
        <w:rPr>
          <w:lang w:val="en-GB"/>
        </w:rPr>
        <w:tab/>
      </w:r>
      <w:r w:rsidRPr="00924BB6">
        <w:rPr>
          <w:lang w:val="en-GB"/>
        </w:rPr>
        <w:t>//REQUIRED</w:t>
      </w:r>
    </w:p>
    <w:p w14:paraId="45FB4DC9" w14:textId="77777777" w:rsidR="00B751B1" w:rsidRPr="00924BB6" w:rsidRDefault="00B751B1" w:rsidP="00B751B1">
      <w:pPr>
        <w:rPr>
          <w:lang w:val="en-GB"/>
        </w:rPr>
      </w:pPr>
      <w:r w:rsidRPr="00924BB6">
        <w:rPr>
          <w:lang w:val="en-GB"/>
        </w:rPr>
        <w:t xml:space="preserve">        string :model = "Mk 9";</w:t>
      </w:r>
      <w:r>
        <w:rPr>
          <w:lang w:val="en-GB"/>
        </w:rPr>
        <w:tab/>
      </w:r>
      <w:r>
        <w:rPr>
          <w:lang w:val="en-GB"/>
        </w:rPr>
        <w:tab/>
      </w:r>
      <w:r>
        <w:rPr>
          <w:lang w:val="en-GB"/>
        </w:rPr>
        <w:tab/>
      </w:r>
      <w:r>
        <w:rPr>
          <w:lang w:val="en-GB"/>
        </w:rPr>
        <w:tab/>
      </w:r>
      <w:r>
        <w:rPr>
          <w:lang w:val="en-GB"/>
        </w:rPr>
        <w:tab/>
      </w:r>
      <w:r>
        <w:rPr>
          <w:lang w:val="en-GB"/>
        </w:rPr>
        <w:tab/>
      </w:r>
      <w:r>
        <w:rPr>
          <w:lang w:val="en-GB"/>
        </w:rPr>
        <w:tab/>
      </w:r>
      <w:r w:rsidRPr="00924BB6">
        <w:rPr>
          <w:lang w:val="en-GB"/>
        </w:rPr>
        <w:t>//REQUIRED</w:t>
      </w:r>
    </w:p>
    <w:p w14:paraId="54E403C4" w14:textId="77777777" w:rsidR="00B751B1" w:rsidRPr="00924BB6" w:rsidRDefault="00B751B1" w:rsidP="00B751B1">
      <w:pPr>
        <w:rPr>
          <w:lang w:val="en-GB"/>
        </w:rPr>
      </w:pPr>
      <w:r w:rsidRPr="00924BB6">
        <w:rPr>
          <w:lang w:val="en-GB"/>
        </w:rPr>
        <w:t xml:space="preserve">        string :person_owner = "Kurt Schaefer";</w:t>
      </w:r>
      <w:r>
        <w:rPr>
          <w:lang w:val="en-GB"/>
        </w:rPr>
        <w:tab/>
      </w:r>
      <w:r>
        <w:rPr>
          <w:lang w:val="en-GB"/>
        </w:rPr>
        <w:tab/>
      </w:r>
      <w:r>
        <w:rPr>
          <w:lang w:val="en-GB"/>
        </w:rPr>
        <w:tab/>
      </w:r>
      <w:r>
        <w:rPr>
          <w:lang w:val="en-GB"/>
        </w:rPr>
        <w:tab/>
      </w:r>
      <w:r>
        <w:rPr>
          <w:lang w:val="en-GB"/>
        </w:rPr>
        <w:tab/>
      </w:r>
      <w:r w:rsidRPr="00924BB6">
        <w:rPr>
          <w:lang w:val="en-GB"/>
        </w:rPr>
        <w:t>//REQUIRED</w:t>
      </w:r>
    </w:p>
    <w:p w14:paraId="4A7157AF" w14:textId="77777777" w:rsidR="00B751B1" w:rsidRPr="00924BB6" w:rsidRDefault="00B751B1" w:rsidP="00B751B1">
      <w:pPr>
        <w:rPr>
          <w:lang w:val="en-GB"/>
        </w:rPr>
      </w:pPr>
      <w:r w:rsidRPr="00924BB6">
        <w:rPr>
          <w:lang w:val="en-GB"/>
        </w:rPr>
        <w:t xml:space="preserve">        string :owner_contact = "kschaefer@iattc.org";</w:t>
      </w:r>
      <w:r>
        <w:rPr>
          <w:lang w:val="en-GB"/>
        </w:rPr>
        <w:tab/>
      </w:r>
      <w:r>
        <w:rPr>
          <w:lang w:val="en-GB"/>
        </w:rPr>
        <w:tab/>
      </w:r>
      <w:r>
        <w:rPr>
          <w:lang w:val="en-GB"/>
        </w:rPr>
        <w:tab/>
      </w:r>
      <w:r>
        <w:rPr>
          <w:lang w:val="en-GB"/>
        </w:rPr>
        <w:tab/>
      </w:r>
      <w:r w:rsidRPr="00924BB6">
        <w:rPr>
          <w:lang w:val="en-GB"/>
        </w:rPr>
        <w:t>//REQUIRED</w:t>
      </w:r>
    </w:p>
    <w:p w14:paraId="793DBA79" w14:textId="77777777" w:rsidR="00B751B1" w:rsidRPr="00924BB6" w:rsidRDefault="00B751B1" w:rsidP="00B751B1">
      <w:pPr>
        <w:rPr>
          <w:lang w:val="en-GB"/>
        </w:rPr>
      </w:pPr>
      <w:r w:rsidRPr="00924BB6">
        <w:rPr>
          <w:lang w:val="en-GB"/>
        </w:rPr>
        <w:t xml:space="preserve">        string :serial_number = "590051";</w:t>
      </w:r>
      <w:r>
        <w:rPr>
          <w:lang w:val="en-GB"/>
        </w:rPr>
        <w:tab/>
      </w:r>
      <w:r>
        <w:rPr>
          <w:lang w:val="en-GB"/>
        </w:rPr>
        <w:tab/>
      </w:r>
      <w:r>
        <w:rPr>
          <w:lang w:val="en-GB"/>
        </w:rPr>
        <w:tab/>
      </w:r>
      <w:r>
        <w:rPr>
          <w:lang w:val="en-GB"/>
        </w:rPr>
        <w:tab/>
      </w:r>
      <w:r>
        <w:rPr>
          <w:lang w:val="en-GB"/>
        </w:rPr>
        <w:tab/>
      </w:r>
      <w:r>
        <w:rPr>
          <w:lang w:val="en-GB"/>
        </w:rPr>
        <w:tab/>
      </w:r>
      <w:r w:rsidRPr="00924BB6">
        <w:rPr>
          <w:lang w:val="en-GB"/>
        </w:rPr>
        <w:t xml:space="preserve">//REQUIRED    </w:t>
      </w:r>
    </w:p>
    <w:p w14:paraId="5027B55C" w14:textId="77777777" w:rsidR="00B751B1" w:rsidRPr="00924BB6" w:rsidRDefault="00B751B1" w:rsidP="00B751B1">
      <w:pPr>
        <w:rPr>
          <w:lang w:val="en-GB"/>
        </w:rPr>
      </w:pPr>
      <w:r w:rsidRPr="00924BB6">
        <w:rPr>
          <w:lang w:val="en-GB"/>
        </w:rPr>
        <w:t xml:space="preserve">        string :date_shipment = "2017-07-11T18:24:23+00:00";</w:t>
      </w:r>
      <w:r>
        <w:rPr>
          <w:lang w:val="en-GB"/>
        </w:rPr>
        <w:tab/>
      </w:r>
      <w:r>
        <w:rPr>
          <w:lang w:val="en-GB"/>
        </w:rPr>
        <w:tab/>
      </w:r>
      <w:r>
        <w:rPr>
          <w:lang w:val="en-GB"/>
        </w:rPr>
        <w:tab/>
      </w:r>
      <w:r w:rsidRPr="00924BB6">
        <w:rPr>
          <w:lang w:val="en-GB"/>
        </w:rPr>
        <w:t xml:space="preserve">//recommended        </w:t>
      </w:r>
    </w:p>
    <w:p w14:paraId="1E655893" w14:textId="77777777" w:rsidR="00B751B1" w:rsidRPr="00924BB6" w:rsidRDefault="00B751B1" w:rsidP="00B751B1">
      <w:pPr>
        <w:rPr>
          <w:lang w:val="en-GB"/>
        </w:rPr>
      </w:pPr>
      <w:r w:rsidRPr="00924BB6">
        <w:rPr>
          <w:lang w:val="en-GB"/>
        </w:rPr>
        <w:t xml:space="preserve">        string :project = "SPURS2";</w:t>
      </w:r>
      <w:r>
        <w:rPr>
          <w:lang w:val="en-GB"/>
        </w:rPr>
        <w:tab/>
      </w:r>
      <w:r>
        <w:rPr>
          <w:lang w:val="en-GB"/>
        </w:rPr>
        <w:tab/>
      </w:r>
      <w:r>
        <w:rPr>
          <w:lang w:val="en-GB"/>
        </w:rPr>
        <w:tab/>
      </w:r>
      <w:r>
        <w:rPr>
          <w:lang w:val="en-GB"/>
        </w:rPr>
        <w:tab/>
      </w:r>
      <w:r>
        <w:rPr>
          <w:lang w:val="en-GB"/>
        </w:rPr>
        <w:tab/>
      </w:r>
      <w:r>
        <w:rPr>
          <w:lang w:val="en-GB"/>
        </w:rPr>
        <w:tab/>
      </w:r>
      <w:r>
        <w:rPr>
          <w:lang w:val="en-GB"/>
        </w:rPr>
        <w:tab/>
      </w:r>
      <w:r w:rsidRPr="00924BB6">
        <w:rPr>
          <w:lang w:val="en-GB"/>
        </w:rPr>
        <w:t xml:space="preserve">//recommended           </w:t>
      </w:r>
    </w:p>
    <w:p w14:paraId="3103C430" w14:textId="77777777" w:rsidR="00B751B1" w:rsidRPr="00924BB6" w:rsidDel="00280BB3" w:rsidRDefault="00280BB3" w:rsidP="00B751B1">
      <w:pPr>
        <w:rPr>
          <w:del w:id="321" w:author="dolphin tim" w:date="2019-09-30T04:07:00Z"/>
          <w:lang w:val="en-GB"/>
        </w:rPr>
      </w:pPr>
      <w:ins w:id="322" w:author="dolphin tim" w:date="2019-09-30T04:07:00Z">
        <w:r>
          <w:rPr>
            <w:lang w:val="en-GB"/>
          </w:rPr>
          <w:t xml:space="preserve">        </w:t>
        </w:r>
      </w:ins>
      <w:del w:id="323" w:author="dolphin tim" w:date="2019-09-30T04:07:00Z">
        <w:r w:rsidR="00B751B1" w:rsidRPr="00924BB6" w:rsidDel="00280BB3">
          <w:rPr>
            <w:lang w:val="en-GB"/>
          </w:rPr>
          <w:delText xml:space="preserve">        string :ptt = "1023456";</w:delText>
        </w:r>
        <w:r w:rsidR="00B751B1" w:rsidDel="00280BB3">
          <w:rPr>
            <w:lang w:val="en-GB"/>
          </w:rPr>
          <w:tab/>
        </w:r>
        <w:r w:rsidR="00B751B1" w:rsidDel="00280BB3">
          <w:rPr>
            <w:lang w:val="en-GB"/>
          </w:rPr>
          <w:tab/>
        </w:r>
        <w:r w:rsidR="00B751B1" w:rsidDel="00280BB3">
          <w:rPr>
            <w:lang w:val="en-GB"/>
          </w:rPr>
          <w:tab/>
        </w:r>
        <w:r w:rsidR="00B751B1" w:rsidDel="00280BB3">
          <w:rPr>
            <w:lang w:val="en-GB"/>
          </w:rPr>
          <w:tab/>
        </w:r>
        <w:r w:rsidR="00B751B1" w:rsidDel="00280BB3">
          <w:rPr>
            <w:lang w:val="en-GB"/>
          </w:rPr>
          <w:tab/>
        </w:r>
        <w:r w:rsidR="00B751B1" w:rsidDel="00280BB3">
          <w:rPr>
            <w:lang w:val="en-GB"/>
          </w:rPr>
          <w:tab/>
        </w:r>
        <w:r w:rsidR="00B751B1" w:rsidDel="00280BB3">
          <w:rPr>
            <w:lang w:val="en-GB"/>
          </w:rPr>
          <w:tab/>
        </w:r>
        <w:r w:rsidR="00B751B1" w:rsidRPr="00924BB6" w:rsidDel="00280BB3">
          <w:rPr>
            <w:lang w:val="en-GB"/>
          </w:rPr>
          <w:delText>//recommended</w:delText>
        </w:r>
      </w:del>
    </w:p>
    <w:p w14:paraId="788A3588" w14:textId="77777777" w:rsidR="00B751B1" w:rsidRPr="00924BB6" w:rsidDel="00280BB3" w:rsidRDefault="00B751B1" w:rsidP="00B751B1">
      <w:pPr>
        <w:rPr>
          <w:del w:id="324" w:author="dolphin tim" w:date="2019-09-30T04:07:00Z"/>
          <w:lang w:val="en-GB"/>
        </w:rPr>
      </w:pPr>
      <w:del w:id="325" w:author="dolphin tim" w:date="2019-09-30T04:07:00Z">
        <w:r w:rsidRPr="00924BB6" w:rsidDel="00280BB3">
          <w:rPr>
            <w:lang w:val="en-GB"/>
          </w:rPr>
          <w:delText xml:space="preserve">        string :ptt_hex = "&amp;#8217"; </w:delText>
        </w:r>
        <w:r w:rsidDel="00280BB3">
          <w:rPr>
            <w:lang w:val="en-GB"/>
          </w:rPr>
          <w:tab/>
        </w:r>
        <w:r w:rsidDel="00280BB3">
          <w:rPr>
            <w:lang w:val="en-GB"/>
          </w:rPr>
          <w:tab/>
        </w:r>
        <w:r w:rsidDel="00280BB3">
          <w:rPr>
            <w:lang w:val="en-GB"/>
          </w:rPr>
          <w:tab/>
        </w:r>
        <w:r w:rsidDel="00280BB3">
          <w:rPr>
            <w:lang w:val="en-GB"/>
          </w:rPr>
          <w:tab/>
        </w:r>
        <w:r w:rsidDel="00280BB3">
          <w:rPr>
            <w:lang w:val="en-GB"/>
          </w:rPr>
          <w:tab/>
        </w:r>
        <w:r w:rsidDel="00280BB3">
          <w:rPr>
            <w:lang w:val="en-GB"/>
          </w:rPr>
          <w:tab/>
        </w:r>
        <w:r w:rsidDel="00280BB3">
          <w:rPr>
            <w:lang w:val="en-GB"/>
          </w:rPr>
          <w:tab/>
        </w:r>
        <w:r w:rsidRPr="00924BB6" w:rsidDel="00280BB3">
          <w:rPr>
            <w:lang w:val="en-GB"/>
          </w:rPr>
          <w:delText xml:space="preserve">//recommended        </w:delText>
        </w:r>
      </w:del>
    </w:p>
    <w:p w14:paraId="6934A946" w14:textId="77777777" w:rsidR="00B751B1" w:rsidRPr="00924BB6" w:rsidRDefault="00B751B1" w:rsidP="00B751B1">
      <w:pPr>
        <w:rPr>
          <w:lang w:val="en-GB"/>
        </w:rPr>
      </w:pPr>
      <w:del w:id="326" w:author="dolphin tim" w:date="2019-09-30T04:07:00Z">
        <w:r w:rsidRPr="00924BB6" w:rsidDel="00280BB3">
          <w:rPr>
            <w:lang w:val="en-GB"/>
          </w:rPr>
          <w:delText xml:space="preserve">        </w:delText>
        </w:r>
      </w:del>
      <w:r w:rsidRPr="00924BB6">
        <w:rPr>
          <w:lang w:val="en-GB"/>
        </w:rPr>
        <w:t>string :specs = "Manufacturer WC- MK9model URI";</w:t>
      </w:r>
      <w:r>
        <w:rPr>
          <w:lang w:val="en-GB"/>
        </w:rPr>
        <w:tab/>
      </w:r>
      <w:r>
        <w:rPr>
          <w:lang w:val="en-GB"/>
        </w:rPr>
        <w:tab/>
      </w:r>
      <w:r>
        <w:rPr>
          <w:lang w:val="en-GB"/>
        </w:rPr>
        <w:tab/>
      </w:r>
      <w:r>
        <w:rPr>
          <w:lang w:val="en-GB"/>
        </w:rPr>
        <w:tab/>
      </w:r>
      <w:r w:rsidRPr="00924BB6">
        <w:rPr>
          <w:lang w:val="en-GB"/>
        </w:rPr>
        <w:t xml:space="preserve">//recommended        </w:t>
      </w:r>
    </w:p>
    <w:p w14:paraId="244EE0D6" w14:textId="77777777" w:rsidR="00B751B1" w:rsidRPr="00924BB6" w:rsidRDefault="00B751B1" w:rsidP="00B751B1">
      <w:pPr>
        <w:rPr>
          <w:lang w:val="en-GB"/>
        </w:rPr>
      </w:pPr>
      <w:r w:rsidRPr="00924BB6">
        <w:rPr>
          <w:lang w:val="en-GB"/>
        </w:rPr>
        <w:t xml:space="preserve">        }</w:t>
      </w:r>
    </w:p>
    <w:p w14:paraId="011435A2" w14:textId="77777777" w:rsidR="00B751B1" w:rsidRPr="00924BB6" w:rsidRDefault="00B751B1" w:rsidP="00B751B1">
      <w:pPr>
        <w:rPr>
          <w:lang w:val="en-GB"/>
        </w:rPr>
      </w:pPr>
    </w:p>
    <w:p w14:paraId="7F5A2AB1" w14:textId="77777777" w:rsidR="00B751B1" w:rsidRPr="00924BB6" w:rsidRDefault="00B751B1" w:rsidP="00B751B1">
      <w:pPr>
        <w:rPr>
          <w:lang w:val="en-GB"/>
        </w:rPr>
      </w:pPr>
      <w:r w:rsidRPr="00924BB6">
        <w:rPr>
          <w:lang w:val="en-GB"/>
        </w:rPr>
        <w:t xml:space="preserve">      group: programming {</w:t>
      </w:r>
    </w:p>
    <w:p w14:paraId="4124B3E6" w14:textId="77777777" w:rsidR="00B751B1" w:rsidRPr="00924BB6" w:rsidRDefault="00B751B1" w:rsidP="00B751B1">
      <w:pPr>
        <w:rPr>
          <w:lang w:val="en-GB"/>
        </w:rPr>
      </w:pPr>
      <w:r w:rsidRPr="00924BB6">
        <w:rPr>
          <w:lang w:val="en-GB"/>
        </w:rPr>
        <w:t xml:space="preserve">        string :programming_repor</w:t>
      </w:r>
      <w:r>
        <w:rPr>
          <w:lang w:val="en-GB"/>
        </w:rPr>
        <w:t>t = "URI to report";</w:t>
      </w:r>
      <w:r>
        <w:rPr>
          <w:lang w:val="en-GB"/>
        </w:rPr>
        <w:tab/>
      </w:r>
      <w:r>
        <w:rPr>
          <w:lang w:val="en-GB"/>
        </w:rPr>
        <w:tab/>
      </w:r>
      <w:r>
        <w:rPr>
          <w:lang w:val="en-GB"/>
        </w:rPr>
        <w:tab/>
      </w:r>
      <w:r>
        <w:rPr>
          <w:lang w:val="en-GB"/>
        </w:rPr>
        <w:tab/>
      </w:r>
      <w:r w:rsidRPr="00924BB6">
        <w:rPr>
          <w:lang w:val="en-GB"/>
        </w:rPr>
        <w:t>//REQUIRED</w:t>
      </w:r>
    </w:p>
    <w:p w14:paraId="38165DA4" w14:textId="77777777" w:rsidR="00B751B1" w:rsidRPr="00924BB6" w:rsidRDefault="00B751B1" w:rsidP="00B751B1">
      <w:pPr>
        <w:rPr>
          <w:lang w:val="en-GB"/>
        </w:rPr>
      </w:pPr>
      <w:r w:rsidRPr="00924BB6">
        <w:rPr>
          <w:lang w:val="en-GB"/>
        </w:rPr>
        <w:t xml:space="preserve">        string :programming_softw</w:t>
      </w:r>
      <w:r>
        <w:rPr>
          <w:lang w:val="en-GB"/>
        </w:rPr>
        <w:t>are = "WC-prg-v3";</w:t>
      </w:r>
      <w:r>
        <w:rPr>
          <w:lang w:val="en-GB"/>
        </w:rPr>
        <w:tab/>
      </w:r>
      <w:r>
        <w:rPr>
          <w:lang w:val="en-GB"/>
        </w:rPr>
        <w:tab/>
      </w:r>
      <w:r>
        <w:rPr>
          <w:lang w:val="en-GB"/>
        </w:rPr>
        <w:tab/>
      </w:r>
      <w:r>
        <w:rPr>
          <w:lang w:val="en-GB"/>
        </w:rPr>
        <w:tab/>
      </w:r>
      <w:r w:rsidRPr="00924BB6">
        <w:rPr>
          <w:lang w:val="en-GB"/>
        </w:rPr>
        <w:t>//REQUIRED</w:t>
      </w:r>
    </w:p>
    <w:p w14:paraId="4D13234F" w14:textId="77777777" w:rsidR="00B751B1" w:rsidRPr="00924BB6" w:rsidRDefault="00B751B1" w:rsidP="00B751B1">
      <w:pPr>
        <w:rPr>
          <w:lang w:val="en-GB"/>
        </w:rPr>
      </w:pPr>
      <w:r w:rsidRPr="00924BB6">
        <w:rPr>
          <w:lang w:val="en-GB"/>
        </w:rPr>
        <w:t xml:space="preserve">        string :date_programming = "2008-11-02";</w:t>
      </w:r>
      <w:r>
        <w:rPr>
          <w:lang w:val="en-GB"/>
        </w:rPr>
        <w:tab/>
      </w:r>
      <w:r>
        <w:rPr>
          <w:lang w:val="en-GB"/>
        </w:rPr>
        <w:tab/>
      </w:r>
      <w:r>
        <w:rPr>
          <w:lang w:val="en-GB"/>
        </w:rPr>
        <w:tab/>
      </w:r>
      <w:r>
        <w:rPr>
          <w:lang w:val="en-GB"/>
        </w:rPr>
        <w:tab/>
      </w:r>
      <w:r>
        <w:rPr>
          <w:lang w:val="en-GB"/>
        </w:rPr>
        <w:tab/>
      </w:r>
      <w:r w:rsidRPr="00924BB6">
        <w:rPr>
          <w:lang w:val="en-GB"/>
        </w:rPr>
        <w:t>//REQUIRED</w:t>
      </w:r>
    </w:p>
    <w:p w14:paraId="723E7985" w14:textId="77777777" w:rsidR="00B751B1" w:rsidRPr="00924BB6" w:rsidRDefault="00B751B1" w:rsidP="00B751B1">
      <w:pPr>
        <w:rPr>
          <w:lang w:val="en-GB"/>
        </w:rPr>
      </w:pPr>
      <w:r w:rsidRPr="00924BB6">
        <w:rPr>
          <w:lang w:val="en-GB"/>
        </w:rPr>
        <w:t xml:space="preserve">        integer:days_constantdepth = 1;</w:t>
      </w:r>
      <w:r>
        <w:rPr>
          <w:lang w:val="en-GB"/>
        </w:rPr>
        <w:tab/>
      </w:r>
      <w:r>
        <w:rPr>
          <w:lang w:val="en-GB"/>
        </w:rPr>
        <w:tab/>
      </w:r>
      <w:r>
        <w:rPr>
          <w:lang w:val="en-GB"/>
        </w:rPr>
        <w:tab/>
      </w:r>
      <w:r>
        <w:rPr>
          <w:lang w:val="en-GB"/>
        </w:rPr>
        <w:tab/>
      </w:r>
      <w:r>
        <w:rPr>
          <w:lang w:val="en-GB"/>
        </w:rPr>
        <w:tab/>
      </w:r>
      <w:r>
        <w:rPr>
          <w:lang w:val="en-GB"/>
        </w:rPr>
        <w:tab/>
      </w:r>
      <w:r w:rsidRPr="00924BB6">
        <w:rPr>
          <w:lang w:val="en-GB"/>
        </w:rPr>
        <w:t xml:space="preserve">//recommended        </w:t>
      </w:r>
    </w:p>
    <w:p w14:paraId="61C8CBC4" w14:textId="77777777" w:rsidR="00B751B1" w:rsidRPr="00924BB6" w:rsidRDefault="00B751B1" w:rsidP="00B751B1">
      <w:pPr>
        <w:rPr>
          <w:lang w:val="en-GB"/>
        </w:rPr>
      </w:pPr>
      <w:r w:rsidRPr="00924BB6">
        <w:rPr>
          <w:lang w:val="en-GB"/>
        </w:rPr>
        <w:t xml:space="preserve">        integer:days_mission = 365;</w:t>
      </w:r>
      <w:r>
        <w:rPr>
          <w:lang w:val="en-GB"/>
        </w:rPr>
        <w:tab/>
      </w:r>
      <w:r>
        <w:rPr>
          <w:lang w:val="en-GB"/>
        </w:rPr>
        <w:tab/>
      </w:r>
      <w:r>
        <w:rPr>
          <w:lang w:val="en-GB"/>
        </w:rPr>
        <w:tab/>
      </w:r>
      <w:r>
        <w:rPr>
          <w:lang w:val="en-GB"/>
        </w:rPr>
        <w:tab/>
      </w:r>
      <w:r>
        <w:rPr>
          <w:lang w:val="en-GB"/>
        </w:rPr>
        <w:tab/>
      </w:r>
      <w:r>
        <w:rPr>
          <w:lang w:val="en-GB"/>
        </w:rPr>
        <w:tab/>
      </w:r>
      <w:r w:rsidRPr="00924BB6">
        <w:rPr>
          <w:lang w:val="en-GB"/>
        </w:rPr>
        <w:t xml:space="preserve">//recommended        </w:t>
      </w:r>
    </w:p>
    <w:p w14:paraId="6F3E0022" w14:textId="77777777" w:rsidR="00B751B1" w:rsidRPr="00924BB6" w:rsidRDefault="00B751B1" w:rsidP="00B751B1">
      <w:pPr>
        <w:rPr>
          <w:lang w:val="en-GB"/>
        </w:rPr>
      </w:pPr>
      <w:r w:rsidRPr="00924BB6">
        <w:rPr>
          <w:lang w:val="en-GB"/>
        </w:rPr>
        <w:t xml:space="preserve">        integer:minutes_summary = 1440";</w:t>
      </w:r>
      <w:r>
        <w:rPr>
          <w:lang w:val="en-GB"/>
        </w:rPr>
        <w:tab/>
      </w:r>
      <w:r>
        <w:rPr>
          <w:lang w:val="en-GB"/>
        </w:rPr>
        <w:tab/>
      </w:r>
      <w:r>
        <w:rPr>
          <w:lang w:val="en-GB"/>
        </w:rPr>
        <w:tab/>
      </w:r>
      <w:r>
        <w:rPr>
          <w:lang w:val="en-GB"/>
        </w:rPr>
        <w:tab/>
      </w:r>
      <w:r>
        <w:rPr>
          <w:lang w:val="en-GB"/>
        </w:rPr>
        <w:tab/>
      </w:r>
      <w:r>
        <w:rPr>
          <w:lang w:val="en-GB"/>
        </w:rPr>
        <w:tab/>
      </w:r>
      <w:r w:rsidRPr="00924BB6">
        <w:rPr>
          <w:lang w:val="en-GB"/>
        </w:rPr>
        <w:t>//recommended</w:t>
      </w:r>
    </w:p>
    <w:p w14:paraId="389801B4" w14:textId="77777777" w:rsidR="00B751B1" w:rsidRPr="00924BB6" w:rsidRDefault="00B751B1" w:rsidP="00B751B1">
      <w:pPr>
        <w:rPr>
          <w:lang w:val="en-GB"/>
        </w:rPr>
      </w:pPr>
      <w:r w:rsidRPr="00924BB6">
        <w:rPr>
          <w:lang w:val="en-GB"/>
        </w:rPr>
        <w:t xml:space="preserve">        string :person_programmer = "Kurt Schaefer";</w:t>
      </w:r>
      <w:r>
        <w:rPr>
          <w:lang w:val="en-GB"/>
        </w:rPr>
        <w:tab/>
      </w:r>
      <w:r>
        <w:rPr>
          <w:lang w:val="en-GB"/>
        </w:rPr>
        <w:tab/>
      </w:r>
      <w:r>
        <w:rPr>
          <w:lang w:val="en-GB"/>
        </w:rPr>
        <w:tab/>
      </w:r>
      <w:r>
        <w:rPr>
          <w:lang w:val="en-GB"/>
        </w:rPr>
        <w:tab/>
      </w:r>
      <w:r w:rsidRPr="00924BB6">
        <w:rPr>
          <w:lang w:val="en-GB"/>
        </w:rPr>
        <w:t xml:space="preserve">//recommended       </w:t>
      </w:r>
    </w:p>
    <w:p w14:paraId="3A8618DA" w14:textId="77777777" w:rsidR="00B751B1" w:rsidRPr="00924BB6" w:rsidRDefault="00B751B1" w:rsidP="00B751B1">
      <w:pPr>
        <w:rPr>
          <w:lang w:val="en-GB"/>
        </w:rPr>
      </w:pPr>
      <w:r w:rsidRPr="00924BB6">
        <w:rPr>
          <w:lang w:val="en-GB"/>
        </w:rPr>
        <w:t xml:space="preserve">        integer:seconds_sampling = 15;</w:t>
      </w:r>
      <w:r>
        <w:rPr>
          <w:lang w:val="en-GB"/>
        </w:rPr>
        <w:tab/>
      </w:r>
      <w:r>
        <w:rPr>
          <w:lang w:val="en-GB"/>
        </w:rPr>
        <w:tab/>
      </w:r>
      <w:r>
        <w:rPr>
          <w:lang w:val="en-GB"/>
        </w:rPr>
        <w:tab/>
      </w:r>
      <w:r>
        <w:rPr>
          <w:lang w:val="en-GB"/>
        </w:rPr>
        <w:tab/>
      </w:r>
      <w:r>
        <w:rPr>
          <w:lang w:val="en-GB"/>
        </w:rPr>
        <w:tab/>
      </w:r>
      <w:r>
        <w:rPr>
          <w:lang w:val="en-GB"/>
        </w:rPr>
        <w:tab/>
      </w:r>
      <w:r w:rsidRPr="00924BB6">
        <w:rPr>
          <w:lang w:val="en-GB"/>
        </w:rPr>
        <w:t xml:space="preserve">//recommended         </w:t>
      </w:r>
    </w:p>
    <w:p w14:paraId="45744175" w14:textId="77777777" w:rsidR="00B751B1" w:rsidRPr="00924BB6" w:rsidRDefault="00B751B1" w:rsidP="00B751B1">
      <w:pPr>
        <w:rPr>
          <w:lang w:val="en-GB"/>
        </w:rPr>
      </w:pPr>
      <w:r w:rsidRPr="00924BB6">
        <w:rPr>
          <w:lang w:val="en-GB"/>
        </w:rPr>
        <w:t xml:space="preserve">        integer:seconds_writingdata = 300;</w:t>
      </w:r>
      <w:r>
        <w:rPr>
          <w:lang w:val="en-GB"/>
        </w:rPr>
        <w:tab/>
      </w:r>
      <w:r>
        <w:rPr>
          <w:lang w:val="en-GB"/>
        </w:rPr>
        <w:tab/>
      </w:r>
      <w:r>
        <w:rPr>
          <w:lang w:val="en-GB"/>
        </w:rPr>
        <w:tab/>
      </w:r>
      <w:r>
        <w:rPr>
          <w:lang w:val="en-GB"/>
        </w:rPr>
        <w:tab/>
      </w:r>
      <w:r>
        <w:rPr>
          <w:lang w:val="en-GB"/>
        </w:rPr>
        <w:tab/>
      </w:r>
      <w:r>
        <w:rPr>
          <w:lang w:val="en-GB"/>
        </w:rPr>
        <w:tab/>
      </w:r>
      <w:r w:rsidRPr="00924BB6">
        <w:rPr>
          <w:lang w:val="en-GB"/>
        </w:rPr>
        <w:t xml:space="preserve">//recommended         </w:t>
      </w:r>
    </w:p>
    <w:p w14:paraId="17FFEC50" w14:textId="77777777" w:rsidR="00B751B1" w:rsidRPr="00924BB6" w:rsidRDefault="00B751B1" w:rsidP="00B751B1">
      <w:pPr>
        <w:rPr>
          <w:lang w:val="en-GB"/>
        </w:rPr>
      </w:pPr>
      <w:r w:rsidRPr="00924BB6">
        <w:rPr>
          <w:lang w:val="en-GB"/>
        </w:rPr>
        <w:t xml:space="preserve">        integer:seconds_sampling_highfreq = 100;</w:t>
      </w:r>
      <w:r>
        <w:rPr>
          <w:lang w:val="en-GB"/>
        </w:rPr>
        <w:tab/>
      </w:r>
      <w:r>
        <w:rPr>
          <w:lang w:val="en-GB"/>
        </w:rPr>
        <w:tab/>
      </w:r>
      <w:r>
        <w:rPr>
          <w:lang w:val="en-GB"/>
        </w:rPr>
        <w:tab/>
      </w:r>
      <w:r>
        <w:rPr>
          <w:lang w:val="en-GB"/>
        </w:rPr>
        <w:tab/>
      </w:r>
      <w:r>
        <w:rPr>
          <w:lang w:val="en-GB"/>
        </w:rPr>
        <w:tab/>
      </w:r>
      <w:r w:rsidRPr="00924BB6">
        <w:rPr>
          <w:lang w:val="en-GB"/>
        </w:rPr>
        <w:t xml:space="preserve">//optional        </w:t>
      </w:r>
    </w:p>
    <w:p w14:paraId="5019857D" w14:textId="77777777" w:rsidR="00B751B1" w:rsidRPr="00924BB6" w:rsidRDefault="00B751B1" w:rsidP="00B751B1">
      <w:pPr>
        <w:rPr>
          <w:lang w:val="en-GB"/>
        </w:rPr>
      </w:pPr>
      <w:r w:rsidRPr="00924BB6">
        <w:rPr>
          <w:lang w:val="en-GB"/>
        </w:rPr>
        <w:t xml:space="preserve">        }</w:t>
      </w:r>
    </w:p>
    <w:p w14:paraId="7E22F0BC" w14:textId="77777777" w:rsidR="00B751B1" w:rsidRPr="00924BB6" w:rsidRDefault="00B751B1" w:rsidP="00B751B1">
      <w:pPr>
        <w:rPr>
          <w:lang w:val="en-GB"/>
        </w:rPr>
      </w:pPr>
    </w:p>
    <w:p w14:paraId="1D7A64D2" w14:textId="77777777" w:rsidR="00B751B1" w:rsidRPr="00924BB6" w:rsidRDefault="00B751B1" w:rsidP="00B751B1">
      <w:pPr>
        <w:rPr>
          <w:lang w:val="en-GB"/>
        </w:rPr>
      </w:pPr>
      <w:r w:rsidRPr="00924BB6">
        <w:rPr>
          <w:lang w:val="en-GB"/>
        </w:rPr>
        <w:t xml:space="preserve">      group: quality {</w:t>
      </w:r>
    </w:p>
    <w:p w14:paraId="7B7A7DF7" w14:textId="77777777" w:rsidR="00B751B1" w:rsidRPr="00924BB6" w:rsidRDefault="00B751B1" w:rsidP="00B751B1">
      <w:pPr>
        <w:rPr>
          <w:lang w:val="en-GB"/>
        </w:rPr>
      </w:pPr>
      <w:r w:rsidRPr="00924BB6">
        <w:rPr>
          <w:lang w:val="en-GB"/>
        </w:rPr>
        <w:t xml:space="preserve">        string :found_problem = "no";</w:t>
      </w:r>
      <w:r>
        <w:rPr>
          <w:lang w:val="en-GB"/>
        </w:rPr>
        <w:tab/>
      </w:r>
      <w:r>
        <w:rPr>
          <w:lang w:val="en-GB"/>
        </w:rPr>
        <w:tab/>
      </w:r>
      <w:r>
        <w:rPr>
          <w:lang w:val="en-GB"/>
        </w:rPr>
        <w:tab/>
      </w:r>
      <w:r>
        <w:rPr>
          <w:lang w:val="en-GB"/>
        </w:rPr>
        <w:tab/>
      </w:r>
      <w:r>
        <w:rPr>
          <w:lang w:val="en-GB"/>
        </w:rPr>
        <w:tab/>
      </w:r>
      <w:r>
        <w:rPr>
          <w:lang w:val="en-GB"/>
        </w:rPr>
        <w:tab/>
      </w:r>
      <w:r w:rsidRPr="00924BB6">
        <w:rPr>
          <w:lang w:val="en-GB"/>
        </w:rPr>
        <w:t>//REQUIRED</w:t>
      </w:r>
    </w:p>
    <w:p w14:paraId="253F56FB" w14:textId="77777777" w:rsidR="00B751B1" w:rsidRPr="00924BB6" w:rsidRDefault="00B751B1" w:rsidP="00B751B1">
      <w:pPr>
        <w:rPr>
          <w:lang w:val="en-GB"/>
        </w:rPr>
      </w:pPr>
      <w:r w:rsidRPr="00924BB6">
        <w:rPr>
          <w:lang w:val="en-GB"/>
        </w:rPr>
        <w:t xml:space="preserve">        string :person_qc = "Dan Fuller";</w:t>
      </w:r>
      <w:r>
        <w:rPr>
          <w:lang w:val="en-GB"/>
        </w:rPr>
        <w:tab/>
      </w:r>
      <w:r>
        <w:rPr>
          <w:lang w:val="en-GB"/>
        </w:rPr>
        <w:tab/>
      </w:r>
      <w:r>
        <w:rPr>
          <w:lang w:val="en-GB"/>
        </w:rPr>
        <w:tab/>
      </w:r>
      <w:r>
        <w:rPr>
          <w:lang w:val="en-GB"/>
        </w:rPr>
        <w:tab/>
      </w:r>
      <w:r>
        <w:rPr>
          <w:lang w:val="en-GB"/>
        </w:rPr>
        <w:tab/>
      </w:r>
      <w:r>
        <w:rPr>
          <w:lang w:val="en-GB"/>
        </w:rPr>
        <w:tab/>
      </w:r>
      <w:r w:rsidRPr="00924BB6">
        <w:rPr>
          <w:lang w:val="en-GB"/>
        </w:rPr>
        <w:t>//REQUIRED</w:t>
      </w:r>
    </w:p>
    <w:p w14:paraId="09F8A48B" w14:textId="77777777" w:rsidR="00B751B1" w:rsidRPr="00924BB6" w:rsidRDefault="00B751B1" w:rsidP="00B751B1">
      <w:pPr>
        <w:rPr>
          <w:lang w:val="en-GB"/>
        </w:rPr>
      </w:pPr>
      <w:r w:rsidRPr="00924BB6">
        <w:rPr>
          <w:lang w:val="en-GB"/>
        </w:rPr>
        <w:t xml:space="preserve">        string :problem_affecteddates = "2008-10-02 to 2008-11-30";</w:t>
      </w:r>
      <w:r>
        <w:rPr>
          <w:lang w:val="en-GB"/>
        </w:rPr>
        <w:tab/>
      </w:r>
      <w:r>
        <w:rPr>
          <w:lang w:val="en-GB"/>
        </w:rPr>
        <w:tab/>
      </w:r>
      <w:r w:rsidRPr="00924BB6">
        <w:rPr>
          <w:lang w:val="en-GB"/>
        </w:rPr>
        <w:t xml:space="preserve">//recommended               </w:t>
      </w:r>
    </w:p>
    <w:p w14:paraId="22CD154E" w14:textId="77777777" w:rsidR="00B751B1" w:rsidRPr="00924BB6" w:rsidRDefault="00B751B1" w:rsidP="00B751B1">
      <w:pPr>
        <w:rPr>
          <w:lang w:val="en-GB"/>
        </w:rPr>
      </w:pPr>
      <w:r w:rsidRPr="00924BB6">
        <w:rPr>
          <w:lang w:val="en-GB"/>
        </w:rPr>
        <w:t xml:space="preserve">        string :problem_details = "Daily drift </w:t>
      </w:r>
      <w:r>
        <w:rPr>
          <w:lang w:val="en-GB"/>
        </w:rPr>
        <w:t>after sunset by 1.5 degC";</w:t>
      </w:r>
      <w:r>
        <w:rPr>
          <w:lang w:val="en-GB"/>
        </w:rPr>
        <w:tab/>
      </w:r>
      <w:r>
        <w:rPr>
          <w:lang w:val="en-GB"/>
        </w:rPr>
        <w:tab/>
      </w:r>
      <w:r w:rsidRPr="00924BB6">
        <w:rPr>
          <w:lang w:val="en-GB"/>
        </w:rPr>
        <w:t>//recommended</w:t>
      </w:r>
    </w:p>
    <w:p w14:paraId="30B71CA4" w14:textId="77777777" w:rsidR="00B751B1" w:rsidRPr="00924BB6" w:rsidRDefault="00B751B1" w:rsidP="00B751B1">
      <w:pPr>
        <w:rPr>
          <w:lang w:val="en-GB"/>
        </w:rPr>
      </w:pPr>
      <w:r w:rsidRPr="00924BB6">
        <w:rPr>
          <w:lang w:val="en-GB"/>
        </w:rPr>
        <w:t xml:space="preserve">        integer:problem_numof = 1;</w:t>
      </w:r>
      <w:r>
        <w:rPr>
          <w:lang w:val="en-GB"/>
        </w:rPr>
        <w:tab/>
      </w:r>
      <w:r>
        <w:rPr>
          <w:lang w:val="en-GB"/>
        </w:rPr>
        <w:tab/>
      </w:r>
      <w:r>
        <w:rPr>
          <w:lang w:val="en-GB"/>
        </w:rPr>
        <w:tab/>
      </w:r>
      <w:r>
        <w:rPr>
          <w:lang w:val="en-GB"/>
        </w:rPr>
        <w:tab/>
      </w:r>
      <w:r>
        <w:rPr>
          <w:lang w:val="en-GB"/>
        </w:rPr>
        <w:tab/>
      </w:r>
      <w:r>
        <w:rPr>
          <w:lang w:val="en-GB"/>
        </w:rPr>
        <w:tab/>
      </w:r>
      <w:r w:rsidRPr="00924BB6">
        <w:rPr>
          <w:lang w:val="en-GB"/>
        </w:rPr>
        <w:t xml:space="preserve">//recommended        </w:t>
      </w:r>
    </w:p>
    <w:p w14:paraId="7BD2881B" w14:textId="77777777" w:rsidR="00B751B1" w:rsidRPr="00924BB6" w:rsidRDefault="00B751B1" w:rsidP="00B751B1">
      <w:pPr>
        <w:rPr>
          <w:lang w:val="en-GB"/>
        </w:rPr>
      </w:pPr>
      <w:r w:rsidRPr="00924BB6">
        <w:rPr>
          <w:lang w:val="en-GB"/>
        </w:rPr>
        <w:t xml:space="preserve">        string :problem_summary = "Temperature sensor drift";</w:t>
      </w:r>
      <w:r>
        <w:rPr>
          <w:lang w:val="en-GB"/>
        </w:rPr>
        <w:tab/>
      </w:r>
      <w:r>
        <w:rPr>
          <w:lang w:val="en-GB"/>
        </w:rPr>
        <w:tab/>
      </w:r>
      <w:r>
        <w:rPr>
          <w:lang w:val="en-GB"/>
        </w:rPr>
        <w:tab/>
      </w:r>
      <w:r w:rsidRPr="00924BB6">
        <w:rPr>
          <w:lang w:val="en-GB"/>
        </w:rPr>
        <w:t xml:space="preserve">//recommended        </w:t>
      </w:r>
    </w:p>
    <w:p w14:paraId="56BC6D6B" w14:textId="77777777" w:rsidR="00B751B1" w:rsidRPr="00924BB6" w:rsidRDefault="00B751B1" w:rsidP="00B751B1">
      <w:pPr>
        <w:rPr>
          <w:lang w:val="en-GB"/>
        </w:rPr>
      </w:pPr>
      <w:r w:rsidRPr="00924BB6">
        <w:rPr>
          <w:lang w:val="en-GB"/>
        </w:rPr>
        <w:t xml:space="preserve">        string :calibration_file = "URL to sensor calibration document";</w:t>
      </w:r>
      <w:r>
        <w:rPr>
          <w:lang w:val="en-GB"/>
        </w:rPr>
        <w:tab/>
      </w:r>
      <w:r>
        <w:rPr>
          <w:lang w:val="en-GB"/>
        </w:rPr>
        <w:tab/>
      </w:r>
      <w:r w:rsidRPr="00924BB6">
        <w:rPr>
          <w:lang w:val="en-GB"/>
        </w:rPr>
        <w:t xml:space="preserve">//optional           </w:t>
      </w:r>
    </w:p>
    <w:p w14:paraId="15BE7438" w14:textId="77777777" w:rsidR="00B751B1" w:rsidRPr="00924BB6" w:rsidRDefault="00B751B1" w:rsidP="00B751B1">
      <w:pPr>
        <w:rPr>
          <w:lang w:val="en-GB"/>
        </w:rPr>
      </w:pPr>
      <w:r w:rsidRPr="00924BB6">
        <w:rPr>
          <w:lang w:val="en-GB"/>
        </w:rPr>
        <w:t xml:space="preserve">        }     </w:t>
      </w:r>
    </w:p>
    <w:p w14:paraId="467D53B9" w14:textId="77777777" w:rsidR="00B751B1" w:rsidRPr="00924BB6" w:rsidRDefault="00B751B1" w:rsidP="00B751B1">
      <w:pPr>
        <w:rPr>
          <w:lang w:val="en-GB"/>
        </w:rPr>
      </w:pPr>
    </w:p>
    <w:p w14:paraId="5101AFB5" w14:textId="77777777" w:rsidR="00B751B1" w:rsidRPr="00924BB6" w:rsidRDefault="00B751B1" w:rsidP="00B751B1">
      <w:pPr>
        <w:rPr>
          <w:lang w:val="en-GB"/>
        </w:rPr>
      </w:pPr>
      <w:r w:rsidRPr="00924BB6">
        <w:rPr>
          <w:lang w:val="en-GB"/>
        </w:rPr>
        <w:t xml:space="preserve">      group: recovery {</w:t>
      </w:r>
    </w:p>
    <w:p w14:paraId="48BE81E1" w14:textId="77777777" w:rsidR="00B751B1" w:rsidRPr="00924BB6" w:rsidRDefault="00B751B1" w:rsidP="00B751B1">
      <w:pPr>
        <w:rPr>
          <w:lang w:val="en-GB"/>
        </w:rPr>
      </w:pPr>
      <w:r w:rsidRPr="00924BB6">
        <w:rPr>
          <w:lang w:val="en-GB"/>
        </w:rPr>
        <w:t xml:space="preserve">        string :location_recapture = "San Pedro Channel";</w:t>
      </w:r>
      <w:r>
        <w:rPr>
          <w:lang w:val="en-GB"/>
        </w:rPr>
        <w:tab/>
      </w:r>
      <w:r>
        <w:rPr>
          <w:lang w:val="en-GB"/>
        </w:rPr>
        <w:tab/>
      </w:r>
      <w:r>
        <w:rPr>
          <w:lang w:val="en-GB"/>
        </w:rPr>
        <w:tab/>
      </w:r>
      <w:r>
        <w:rPr>
          <w:lang w:val="en-GB"/>
        </w:rPr>
        <w:tab/>
      </w:r>
      <w:r w:rsidRPr="00924BB6">
        <w:rPr>
          <w:lang w:val="en-GB"/>
        </w:rPr>
        <w:t>//recommended</w:t>
      </w:r>
    </w:p>
    <w:p w14:paraId="4F896762" w14:textId="77777777" w:rsidR="00B751B1" w:rsidRPr="00924BB6" w:rsidRDefault="00B751B1" w:rsidP="00B751B1">
      <w:pPr>
        <w:rPr>
          <w:lang w:val="en-GB"/>
        </w:rPr>
      </w:pPr>
      <w:r w:rsidRPr="00924BB6">
        <w:rPr>
          <w:lang w:val="en-GB"/>
        </w:rPr>
        <w:lastRenderedPageBreak/>
        <w:t xml:space="preserve">        string :method_recapture = "longline";</w:t>
      </w:r>
      <w:r>
        <w:rPr>
          <w:lang w:val="en-GB"/>
        </w:rPr>
        <w:tab/>
      </w:r>
      <w:r>
        <w:rPr>
          <w:lang w:val="en-GB"/>
        </w:rPr>
        <w:tab/>
      </w:r>
      <w:r>
        <w:rPr>
          <w:lang w:val="en-GB"/>
        </w:rPr>
        <w:tab/>
      </w:r>
      <w:r>
        <w:rPr>
          <w:lang w:val="en-GB"/>
        </w:rPr>
        <w:tab/>
      </w:r>
      <w:r>
        <w:rPr>
          <w:lang w:val="en-GB"/>
        </w:rPr>
        <w:tab/>
      </w:r>
      <w:r w:rsidRPr="00924BB6">
        <w:rPr>
          <w:lang w:val="en-GB"/>
        </w:rPr>
        <w:t>//recommended</w:t>
      </w:r>
    </w:p>
    <w:p w14:paraId="655001DA" w14:textId="77777777" w:rsidR="00B751B1" w:rsidRPr="00924BB6" w:rsidRDefault="00B751B1" w:rsidP="00B751B1">
      <w:pPr>
        <w:rPr>
          <w:lang w:val="en-GB"/>
        </w:rPr>
      </w:pPr>
      <w:r w:rsidRPr="00924BB6">
        <w:rPr>
          <w:lang w:val="en-GB"/>
        </w:rPr>
        <w:t xml:space="preserve">        string :person_recapture = "Kurt Schaefer";</w:t>
      </w:r>
      <w:r>
        <w:rPr>
          <w:lang w:val="en-GB"/>
        </w:rPr>
        <w:tab/>
      </w:r>
      <w:r>
        <w:rPr>
          <w:lang w:val="en-GB"/>
        </w:rPr>
        <w:tab/>
      </w:r>
      <w:r>
        <w:rPr>
          <w:lang w:val="en-GB"/>
        </w:rPr>
        <w:tab/>
      </w:r>
      <w:r>
        <w:rPr>
          <w:lang w:val="en-GB"/>
        </w:rPr>
        <w:tab/>
      </w:r>
      <w:r>
        <w:rPr>
          <w:lang w:val="en-GB"/>
        </w:rPr>
        <w:tab/>
      </w:r>
      <w:r w:rsidRPr="00924BB6">
        <w:rPr>
          <w:lang w:val="en-GB"/>
        </w:rPr>
        <w:t xml:space="preserve">//recommended        </w:t>
      </w:r>
    </w:p>
    <w:p w14:paraId="4963ED93" w14:textId="77777777" w:rsidR="00B751B1" w:rsidRPr="00924BB6" w:rsidRDefault="00B751B1" w:rsidP="00B751B1">
      <w:pPr>
        <w:rPr>
          <w:lang w:val="en-GB"/>
        </w:rPr>
      </w:pPr>
      <w:r w:rsidRPr="00924BB6">
        <w:rPr>
          <w:lang w:val="en-GB"/>
        </w:rPr>
        <w:t xml:space="preserve">        string :baitlure_recapture = "sardine";</w:t>
      </w:r>
      <w:r>
        <w:rPr>
          <w:lang w:val="en-GB"/>
        </w:rPr>
        <w:tab/>
      </w:r>
      <w:r>
        <w:rPr>
          <w:lang w:val="en-GB"/>
        </w:rPr>
        <w:tab/>
      </w:r>
      <w:r>
        <w:rPr>
          <w:lang w:val="en-GB"/>
        </w:rPr>
        <w:tab/>
      </w:r>
      <w:r>
        <w:rPr>
          <w:lang w:val="en-GB"/>
        </w:rPr>
        <w:tab/>
      </w:r>
      <w:r>
        <w:rPr>
          <w:lang w:val="en-GB"/>
        </w:rPr>
        <w:tab/>
      </w:r>
      <w:r w:rsidRPr="00924BB6">
        <w:rPr>
          <w:lang w:val="en-GB"/>
        </w:rPr>
        <w:t>//optional</w:t>
      </w:r>
    </w:p>
    <w:p w14:paraId="199DF107" w14:textId="77777777" w:rsidR="00B751B1" w:rsidRPr="00924BB6" w:rsidRDefault="00B751B1" w:rsidP="00B751B1">
      <w:pPr>
        <w:rPr>
          <w:lang w:val="en-GB"/>
        </w:rPr>
      </w:pPr>
      <w:r w:rsidRPr="00924BB6">
        <w:rPr>
          <w:lang w:val="en-GB"/>
        </w:rPr>
        <w:t xml:space="preserve">        string :cruise_recapture = "Spurs3";</w:t>
      </w:r>
      <w:r>
        <w:rPr>
          <w:lang w:val="en-GB"/>
        </w:rPr>
        <w:tab/>
      </w:r>
      <w:r>
        <w:rPr>
          <w:lang w:val="en-GB"/>
        </w:rPr>
        <w:tab/>
      </w:r>
      <w:r>
        <w:rPr>
          <w:lang w:val="en-GB"/>
        </w:rPr>
        <w:tab/>
      </w:r>
      <w:r>
        <w:rPr>
          <w:lang w:val="en-GB"/>
        </w:rPr>
        <w:tab/>
      </w:r>
      <w:r>
        <w:rPr>
          <w:lang w:val="en-GB"/>
        </w:rPr>
        <w:tab/>
      </w:r>
      <w:r>
        <w:rPr>
          <w:lang w:val="en-GB"/>
        </w:rPr>
        <w:tab/>
      </w:r>
      <w:r w:rsidRPr="00924BB6">
        <w:rPr>
          <w:lang w:val="en-GB"/>
        </w:rPr>
        <w:t xml:space="preserve">//optional       </w:t>
      </w:r>
    </w:p>
    <w:p w14:paraId="5B345E1A" w14:textId="77777777" w:rsidR="00B751B1" w:rsidRPr="00924BB6" w:rsidRDefault="00B751B1" w:rsidP="00B751B1">
      <w:pPr>
        <w:rPr>
          <w:lang w:val="en-GB"/>
        </w:rPr>
      </w:pPr>
      <w:r w:rsidRPr="00924BB6">
        <w:rPr>
          <w:lang w:val="en-GB"/>
        </w:rPr>
        <w:t xml:space="preserve">        double :depth_m_recapture = 10.0f;</w:t>
      </w:r>
      <w:r>
        <w:rPr>
          <w:lang w:val="en-GB"/>
        </w:rPr>
        <w:tab/>
      </w:r>
      <w:r>
        <w:rPr>
          <w:lang w:val="en-GB"/>
        </w:rPr>
        <w:tab/>
      </w:r>
      <w:r>
        <w:rPr>
          <w:lang w:val="en-GB"/>
        </w:rPr>
        <w:tab/>
      </w:r>
      <w:r>
        <w:rPr>
          <w:lang w:val="en-GB"/>
        </w:rPr>
        <w:tab/>
      </w:r>
      <w:r>
        <w:rPr>
          <w:lang w:val="en-GB"/>
        </w:rPr>
        <w:tab/>
      </w:r>
      <w:r w:rsidRPr="00924BB6">
        <w:rPr>
          <w:lang w:val="en-GB"/>
        </w:rPr>
        <w:t xml:space="preserve">//optional       </w:t>
      </w:r>
    </w:p>
    <w:p w14:paraId="030AED02" w14:textId="77777777" w:rsidR="00B751B1" w:rsidRPr="00924BB6" w:rsidRDefault="00B751B1" w:rsidP="00B751B1">
      <w:pPr>
        <w:rPr>
          <w:lang w:val="en-GB"/>
        </w:rPr>
      </w:pPr>
      <w:r w:rsidRPr="00924BB6">
        <w:rPr>
          <w:lang w:val="en-GB"/>
        </w:rPr>
        <w:t xml:space="preserve">        string :flag_recapture = "Chile";</w:t>
      </w:r>
      <w:r>
        <w:rPr>
          <w:lang w:val="en-GB"/>
        </w:rPr>
        <w:tab/>
      </w:r>
      <w:r>
        <w:rPr>
          <w:lang w:val="en-GB"/>
        </w:rPr>
        <w:tab/>
      </w:r>
      <w:r>
        <w:rPr>
          <w:lang w:val="en-GB"/>
        </w:rPr>
        <w:tab/>
      </w:r>
      <w:r>
        <w:rPr>
          <w:lang w:val="en-GB"/>
        </w:rPr>
        <w:tab/>
      </w:r>
      <w:r>
        <w:rPr>
          <w:lang w:val="en-GB"/>
        </w:rPr>
        <w:tab/>
      </w:r>
      <w:r>
        <w:rPr>
          <w:lang w:val="en-GB"/>
        </w:rPr>
        <w:tab/>
      </w:r>
      <w:r w:rsidRPr="00924BB6">
        <w:rPr>
          <w:lang w:val="en-GB"/>
        </w:rPr>
        <w:t xml:space="preserve">//optional        </w:t>
      </w:r>
    </w:p>
    <w:p w14:paraId="553305DF" w14:textId="77777777" w:rsidR="00B751B1" w:rsidRPr="00924BB6" w:rsidRDefault="00B751B1" w:rsidP="00B751B1">
      <w:pPr>
        <w:rPr>
          <w:lang w:val="en-GB"/>
        </w:rPr>
      </w:pPr>
      <w:r w:rsidRPr="00924BB6">
        <w:rPr>
          <w:lang w:val="en-GB"/>
        </w:rPr>
        <w:t xml:space="preserve">        string :hook_recapture = "18/0 Circle";</w:t>
      </w:r>
      <w:r>
        <w:rPr>
          <w:lang w:val="en-GB"/>
        </w:rPr>
        <w:tab/>
      </w:r>
      <w:r>
        <w:rPr>
          <w:lang w:val="en-GB"/>
        </w:rPr>
        <w:tab/>
      </w:r>
      <w:r>
        <w:rPr>
          <w:lang w:val="en-GB"/>
        </w:rPr>
        <w:tab/>
      </w:r>
      <w:r>
        <w:rPr>
          <w:lang w:val="en-GB"/>
        </w:rPr>
        <w:tab/>
      </w:r>
      <w:r>
        <w:rPr>
          <w:lang w:val="en-GB"/>
        </w:rPr>
        <w:tab/>
      </w:r>
      <w:r w:rsidRPr="00924BB6">
        <w:rPr>
          <w:lang w:val="en-GB"/>
        </w:rPr>
        <w:t>//optional</w:t>
      </w:r>
    </w:p>
    <w:p w14:paraId="217512EF" w14:textId="77777777" w:rsidR="00B751B1" w:rsidRPr="00924BB6" w:rsidRDefault="00B751B1" w:rsidP="00B751B1">
      <w:pPr>
        <w:rPr>
          <w:lang w:val="en-GB"/>
        </w:rPr>
      </w:pPr>
      <w:r w:rsidRPr="00924BB6">
        <w:rPr>
          <w:lang w:val="en-GB"/>
        </w:rPr>
        <w:t xml:space="preserve">        string :person_tagger_recapture = "Kurt Schaefer";</w:t>
      </w:r>
      <w:r>
        <w:rPr>
          <w:lang w:val="en-GB"/>
        </w:rPr>
        <w:tab/>
      </w:r>
      <w:r>
        <w:rPr>
          <w:lang w:val="en-GB"/>
        </w:rPr>
        <w:tab/>
      </w:r>
      <w:r>
        <w:rPr>
          <w:lang w:val="en-GB"/>
        </w:rPr>
        <w:tab/>
      </w:r>
      <w:r>
        <w:rPr>
          <w:lang w:val="en-GB"/>
        </w:rPr>
        <w:tab/>
      </w:r>
      <w:r w:rsidRPr="00924BB6">
        <w:rPr>
          <w:lang w:val="en-GB"/>
        </w:rPr>
        <w:t xml:space="preserve">//optional        </w:t>
      </w:r>
    </w:p>
    <w:p w14:paraId="236419EA" w14:textId="77777777" w:rsidR="00B751B1" w:rsidRPr="00924BB6" w:rsidRDefault="00B751B1" w:rsidP="00B751B1">
      <w:pPr>
        <w:rPr>
          <w:lang w:val="en-GB"/>
        </w:rPr>
      </w:pPr>
      <w:r w:rsidRPr="00924BB6">
        <w:rPr>
          <w:lang w:val="en-GB"/>
        </w:rPr>
        <w:t xml:space="preserve">        string :retagged_recapture = "Hallprint PAR007007";</w:t>
      </w:r>
      <w:r>
        <w:rPr>
          <w:lang w:val="en-GB"/>
        </w:rPr>
        <w:tab/>
      </w:r>
      <w:r>
        <w:rPr>
          <w:lang w:val="en-GB"/>
        </w:rPr>
        <w:tab/>
      </w:r>
      <w:r>
        <w:rPr>
          <w:lang w:val="en-GB"/>
        </w:rPr>
        <w:tab/>
      </w:r>
      <w:r w:rsidRPr="00924BB6">
        <w:rPr>
          <w:lang w:val="en-GB"/>
        </w:rPr>
        <w:t xml:space="preserve">//optional          </w:t>
      </w:r>
    </w:p>
    <w:p w14:paraId="5242FD99" w14:textId="77777777" w:rsidR="00B751B1" w:rsidRPr="00924BB6" w:rsidRDefault="00B751B1" w:rsidP="00B751B1">
      <w:pPr>
        <w:rPr>
          <w:lang w:val="en-GB"/>
        </w:rPr>
      </w:pPr>
      <w:r w:rsidRPr="00924BB6">
        <w:rPr>
          <w:lang w:val="en-GB"/>
        </w:rPr>
        <w:t xml:space="preserve">        string :school_recapture = "FAD";</w:t>
      </w:r>
      <w:r>
        <w:rPr>
          <w:lang w:val="en-GB"/>
        </w:rPr>
        <w:tab/>
      </w:r>
      <w:r>
        <w:rPr>
          <w:lang w:val="en-GB"/>
        </w:rPr>
        <w:tab/>
      </w:r>
      <w:r>
        <w:rPr>
          <w:lang w:val="en-GB"/>
        </w:rPr>
        <w:tab/>
      </w:r>
      <w:r>
        <w:rPr>
          <w:lang w:val="en-GB"/>
        </w:rPr>
        <w:tab/>
      </w:r>
      <w:r>
        <w:rPr>
          <w:lang w:val="en-GB"/>
        </w:rPr>
        <w:tab/>
      </w:r>
      <w:r>
        <w:rPr>
          <w:lang w:val="en-GB"/>
        </w:rPr>
        <w:tab/>
      </w:r>
      <w:r w:rsidRPr="00924BB6">
        <w:rPr>
          <w:lang w:val="en-GB"/>
        </w:rPr>
        <w:t xml:space="preserve">//optional        </w:t>
      </w:r>
    </w:p>
    <w:p w14:paraId="6F07BD62" w14:textId="77777777" w:rsidR="00B751B1" w:rsidRPr="00924BB6" w:rsidRDefault="00B751B1" w:rsidP="00B751B1">
      <w:pPr>
        <w:rPr>
          <w:lang w:val="en-GB"/>
        </w:rPr>
      </w:pPr>
      <w:r w:rsidRPr="00924BB6">
        <w:rPr>
          <w:lang w:val="en-GB"/>
        </w:rPr>
        <w:t xml:space="preserve">        string :seastate_recapture = "calm";</w:t>
      </w:r>
      <w:r>
        <w:rPr>
          <w:lang w:val="en-GB"/>
        </w:rPr>
        <w:tab/>
      </w:r>
      <w:r>
        <w:rPr>
          <w:lang w:val="en-GB"/>
        </w:rPr>
        <w:tab/>
      </w:r>
      <w:r>
        <w:rPr>
          <w:lang w:val="en-GB"/>
        </w:rPr>
        <w:tab/>
      </w:r>
      <w:r>
        <w:rPr>
          <w:lang w:val="en-GB"/>
        </w:rPr>
        <w:tab/>
      </w:r>
      <w:r>
        <w:rPr>
          <w:lang w:val="en-GB"/>
        </w:rPr>
        <w:tab/>
      </w:r>
      <w:r w:rsidRPr="00924BB6">
        <w:rPr>
          <w:lang w:val="en-GB"/>
        </w:rPr>
        <w:t xml:space="preserve">//optional        </w:t>
      </w:r>
    </w:p>
    <w:p w14:paraId="16F93A89" w14:textId="77777777" w:rsidR="00B751B1" w:rsidRPr="00924BB6" w:rsidRDefault="00B751B1" w:rsidP="00B751B1">
      <w:pPr>
        <w:rPr>
          <w:lang w:val="en-GB"/>
        </w:rPr>
      </w:pPr>
      <w:r w:rsidRPr="00924BB6">
        <w:rPr>
          <w:lang w:val="en-GB"/>
        </w:rPr>
        <w:t xml:space="preserve">        string :set_float_recapture = "160";</w:t>
      </w:r>
      <w:r>
        <w:rPr>
          <w:lang w:val="en-GB"/>
        </w:rPr>
        <w:tab/>
      </w:r>
      <w:r>
        <w:rPr>
          <w:lang w:val="en-GB"/>
        </w:rPr>
        <w:tab/>
      </w:r>
      <w:r>
        <w:rPr>
          <w:lang w:val="en-GB"/>
        </w:rPr>
        <w:tab/>
      </w:r>
      <w:r>
        <w:rPr>
          <w:lang w:val="en-GB"/>
        </w:rPr>
        <w:tab/>
      </w:r>
      <w:r>
        <w:rPr>
          <w:lang w:val="en-GB"/>
        </w:rPr>
        <w:tab/>
      </w:r>
      <w:r>
        <w:rPr>
          <w:lang w:val="en-GB"/>
        </w:rPr>
        <w:tab/>
      </w:r>
      <w:r w:rsidRPr="00924BB6">
        <w:rPr>
          <w:lang w:val="en-GB"/>
        </w:rPr>
        <w:t xml:space="preserve">//optional        </w:t>
      </w:r>
    </w:p>
    <w:p w14:paraId="72475CD4" w14:textId="77777777" w:rsidR="00B751B1" w:rsidRPr="00924BB6" w:rsidRDefault="00B751B1" w:rsidP="00B751B1">
      <w:pPr>
        <w:rPr>
          <w:lang w:val="en-GB"/>
        </w:rPr>
      </w:pPr>
      <w:r w:rsidRPr="00924BB6">
        <w:rPr>
          <w:lang w:val="en-GB"/>
        </w:rPr>
        <w:t xml:space="preserve">        string :station_recapture = "TAO-12";</w:t>
      </w:r>
      <w:r>
        <w:rPr>
          <w:lang w:val="en-GB"/>
        </w:rPr>
        <w:tab/>
      </w:r>
      <w:r>
        <w:rPr>
          <w:lang w:val="en-GB"/>
        </w:rPr>
        <w:tab/>
      </w:r>
      <w:r>
        <w:rPr>
          <w:lang w:val="en-GB"/>
        </w:rPr>
        <w:tab/>
      </w:r>
      <w:r>
        <w:rPr>
          <w:lang w:val="en-GB"/>
        </w:rPr>
        <w:tab/>
      </w:r>
      <w:r>
        <w:rPr>
          <w:lang w:val="en-GB"/>
        </w:rPr>
        <w:tab/>
      </w:r>
      <w:r w:rsidRPr="00924BB6">
        <w:rPr>
          <w:lang w:val="en-GB"/>
        </w:rPr>
        <w:t xml:space="preserve">//optional        </w:t>
      </w:r>
    </w:p>
    <w:p w14:paraId="36C120A9" w14:textId="77777777" w:rsidR="00B751B1" w:rsidRPr="00924BB6" w:rsidRDefault="00B751B1" w:rsidP="00B751B1">
      <w:pPr>
        <w:rPr>
          <w:lang w:val="en-GB"/>
        </w:rPr>
      </w:pPr>
      <w:r w:rsidRPr="00924BB6">
        <w:rPr>
          <w:lang w:val="en-GB"/>
        </w:rPr>
        <w:t xml:space="preserve">        double :temp_degC_recapture = 12.6f;</w:t>
      </w:r>
      <w:r>
        <w:rPr>
          <w:lang w:val="en-GB"/>
        </w:rPr>
        <w:tab/>
      </w:r>
      <w:r>
        <w:rPr>
          <w:lang w:val="en-GB"/>
        </w:rPr>
        <w:tab/>
      </w:r>
      <w:r>
        <w:rPr>
          <w:lang w:val="en-GB"/>
        </w:rPr>
        <w:tab/>
      </w:r>
      <w:r>
        <w:rPr>
          <w:lang w:val="en-GB"/>
        </w:rPr>
        <w:tab/>
      </w:r>
      <w:r>
        <w:rPr>
          <w:lang w:val="en-GB"/>
        </w:rPr>
        <w:tab/>
      </w:r>
      <w:r w:rsidRPr="00924BB6">
        <w:rPr>
          <w:lang w:val="en-GB"/>
        </w:rPr>
        <w:t xml:space="preserve">//optional         </w:t>
      </w:r>
    </w:p>
    <w:p w14:paraId="2A0EBFC0" w14:textId="77777777" w:rsidR="00B751B1" w:rsidRPr="00924BB6" w:rsidRDefault="00B751B1" w:rsidP="00B751B1">
      <w:pPr>
        <w:rPr>
          <w:lang w:val="en-GB"/>
        </w:rPr>
      </w:pPr>
      <w:r w:rsidRPr="00924BB6">
        <w:rPr>
          <w:lang w:val="en-GB"/>
        </w:rPr>
        <w:t xml:space="preserve">        string :vessel_recapture = "R/V Gamboa";</w:t>
      </w:r>
      <w:r>
        <w:rPr>
          <w:lang w:val="en-GB"/>
        </w:rPr>
        <w:tab/>
      </w:r>
      <w:r>
        <w:rPr>
          <w:lang w:val="en-GB"/>
        </w:rPr>
        <w:tab/>
      </w:r>
      <w:r>
        <w:rPr>
          <w:lang w:val="en-GB"/>
        </w:rPr>
        <w:tab/>
      </w:r>
      <w:r>
        <w:rPr>
          <w:lang w:val="en-GB"/>
        </w:rPr>
        <w:tab/>
      </w:r>
      <w:r>
        <w:rPr>
          <w:lang w:val="en-GB"/>
        </w:rPr>
        <w:tab/>
      </w:r>
      <w:r w:rsidRPr="00924BB6">
        <w:rPr>
          <w:lang w:val="en-GB"/>
        </w:rPr>
        <w:t>//optional</w:t>
      </w:r>
    </w:p>
    <w:p w14:paraId="12DEDFC0" w14:textId="77777777" w:rsidR="00B751B1" w:rsidRPr="00924BB6" w:rsidRDefault="00B751B1" w:rsidP="00B751B1">
      <w:pPr>
        <w:rPr>
          <w:lang w:val="en-GB"/>
        </w:rPr>
      </w:pPr>
      <w:r w:rsidRPr="00924BB6">
        <w:rPr>
          <w:lang w:val="en-GB"/>
        </w:rPr>
        <w:t xml:space="preserve">        double :wind_knots_recapture = 6f;</w:t>
      </w:r>
      <w:r>
        <w:rPr>
          <w:lang w:val="en-GB"/>
        </w:rPr>
        <w:tab/>
      </w:r>
      <w:r>
        <w:rPr>
          <w:lang w:val="en-GB"/>
        </w:rPr>
        <w:tab/>
      </w:r>
      <w:r>
        <w:rPr>
          <w:lang w:val="en-GB"/>
        </w:rPr>
        <w:tab/>
      </w:r>
      <w:r>
        <w:rPr>
          <w:lang w:val="en-GB"/>
        </w:rPr>
        <w:tab/>
      </w:r>
      <w:r>
        <w:rPr>
          <w:lang w:val="en-GB"/>
        </w:rPr>
        <w:tab/>
      </w:r>
      <w:r>
        <w:rPr>
          <w:lang w:val="en-GB"/>
        </w:rPr>
        <w:tab/>
      </w:r>
      <w:r w:rsidRPr="00924BB6">
        <w:rPr>
          <w:lang w:val="en-GB"/>
        </w:rPr>
        <w:t>//optional</w:t>
      </w:r>
    </w:p>
    <w:p w14:paraId="0B3A88AB" w14:textId="77777777" w:rsidR="00B751B1" w:rsidRPr="00924BB6" w:rsidRDefault="00B751B1" w:rsidP="00B751B1">
      <w:pPr>
        <w:rPr>
          <w:lang w:val="en-GB"/>
        </w:rPr>
      </w:pPr>
      <w:r w:rsidRPr="00924BB6">
        <w:rPr>
          <w:lang w:val="en-GB"/>
        </w:rPr>
        <w:t xml:space="preserve">        }</w:t>
      </w:r>
    </w:p>
    <w:p w14:paraId="5F99B946" w14:textId="77777777" w:rsidR="00B751B1" w:rsidRPr="00924BB6" w:rsidRDefault="00B751B1" w:rsidP="00B751B1">
      <w:pPr>
        <w:rPr>
          <w:lang w:val="en-GB"/>
        </w:rPr>
      </w:pPr>
    </w:p>
    <w:p w14:paraId="27659244" w14:textId="77777777" w:rsidR="00B751B1" w:rsidRPr="00924BB6" w:rsidRDefault="00B751B1" w:rsidP="00B751B1">
      <w:pPr>
        <w:rPr>
          <w:lang w:val="en-GB"/>
        </w:rPr>
      </w:pPr>
      <w:r w:rsidRPr="00924BB6">
        <w:rPr>
          <w:lang w:val="en-GB"/>
        </w:rPr>
        <w:t xml:space="preserve">      group: waypoints {</w:t>
      </w:r>
    </w:p>
    <w:p w14:paraId="7EA8FA64" w14:textId="77777777" w:rsidR="00B751B1" w:rsidRPr="00924BB6" w:rsidRDefault="00B751B1" w:rsidP="00B751B1">
      <w:pPr>
        <w:rPr>
          <w:lang w:val="en-GB"/>
        </w:rPr>
      </w:pPr>
      <w:r w:rsidRPr="00924BB6">
        <w:rPr>
          <w:lang w:val="en-GB"/>
        </w:rPr>
        <w:t xml:space="preserve">        string :waypoints_source = "modeled";</w:t>
      </w:r>
      <w:r>
        <w:rPr>
          <w:lang w:val="en-GB"/>
        </w:rPr>
        <w:tab/>
      </w:r>
      <w:r>
        <w:rPr>
          <w:lang w:val="en-GB"/>
        </w:rPr>
        <w:tab/>
      </w:r>
      <w:r>
        <w:rPr>
          <w:lang w:val="en-GB"/>
        </w:rPr>
        <w:tab/>
      </w:r>
      <w:r>
        <w:rPr>
          <w:lang w:val="en-GB"/>
        </w:rPr>
        <w:tab/>
      </w:r>
      <w:r>
        <w:rPr>
          <w:lang w:val="en-GB"/>
        </w:rPr>
        <w:tab/>
      </w:r>
      <w:r w:rsidRPr="00924BB6">
        <w:rPr>
          <w:lang w:val="en-GB"/>
        </w:rPr>
        <w:t>//REQUIRED</w:t>
      </w:r>
    </w:p>
    <w:p w14:paraId="339AB74E" w14:textId="77777777" w:rsidR="00B751B1" w:rsidRPr="00924BB6" w:rsidRDefault="00B751B1" w:rsidP="00B751B1">
      <w:pPr>
        <w:rPr>
          <w:lang w:val="en-GB"/>
        </w:rPr>
      </w:pPr>
      <w:r w:rsidRPr="00924BB6">
        <w:rPr>
          <w:lang w:val="en-GB"/>
        </w:rPr>
        <w:t xml:space="preserve">        string :waypoints_method = "ukfsst"; </w:t>
      </w:r>
      <w:r>
        <w:rPr>
          <w:lang w:val="en-GB"/>
        </w:rPr>
        <w:tab/>
      </w:r>
      <w:r>
        <w:rPr>
          <w:lang w:val="en-GB"/>
        </w:rPr>
        <w:tab/>
      </w:r>
      <w:r>
        <w:rPr>
          <w:lang w:val="en-GB"/>
        </w:rPr>
        <w:tab/>
      </w:r>
      <w:r>
        <w:rPr>
          <w:lang w:val="en-GB"/>
        </w:rPr>
        <w:tab/>
      </w:r>
      <w:r>
        <w:rPr>
          <w:lang w:val="en-GB"/>
        </w:rPr>
        <w:tab/>
      </w:r>
      <w:r w:rsidRPr="00924BB6">
        <w:rPr>
          <w:lang w:val="en-GB"/>
        </w:rPr>
        <w:t>//recommended</w:t>
      </w:r>
    </w:p>
    <w:p w14:paraId="5176F13E" w14:textId="77777777" w:rsidR="00B751B1" w:rsidRPr="00924BB6" w:rsidRDefault="00B751B1" w:rsidP="00B751B1">
      <w:pPr>
        <w:rPr>
          <w:lang w:val="en-GB"/>
        </w:rPr>
      </w:pPr>
      <w:r w:rsidRPr="00924BB6">
        <w:rPr>
          <w:lang w:val="en-GB"/>
        </w:rPr>
        <w:t xml:space="preserve">        string :geolocation_parameters = "diffusion_coefficien:0.3, MUR-SST"</w:t>
      </w:r>
      <w:r>
        <w:rPr>
          <w:lang w:val="en-GB"/>
        </w:rPr>
        <w:t>;</w:t>
      </w:r>
      <w:r>
        <w:rPr>
          <w:lang w:val="en-GB"/>
        </w:rPr>
        <w:tab/>
      </w:r>
      <w:r w:rsidRPr="00924BB6">
        <w:rPr>
          <w:lang w:val="en-GB"/>
        </w:rPr>
        <w:t xml:space="preserve">//recommended        </w:t>
      </w:r>
    </w:p>
    <w:p w14:paraId="5B11C36B" w14:textId="768D6A05" w:rsidR="00B751B1" w:rsidRPr="00924BB6" w:rsidRDefault="00B751B1" w:rsidP="00B751B1">
      <w:pPr>
        <w:rPr>
          <w:lang w:val="en-GB"/>
        </w:rPr>
      </w:pPr>
      <w:r w:rsidRPr="00924BB6">
        <w:rPr>
          <w:lang w:val="en-GB"/>
        </w:rPr>
        <w:t xml:space="preserve">        string :interpolation_method = "</w:t>
      </w:r>
      <w:r w:rsidR="00FB07A4">
        <w:rPr>
          <w:lang w:val="en-GB"/>
        </w:rPr>
        <w:t>crawl</w:t>
      </w:r>
      <w:r w:rsidRPr="00924BB6">
        <w:rPr>
          <w:lang w:val="en-GB"/>
        </w:rPr>
        <w:t>"</w:t>
      </w:r>
      <w:r>
        <w:rPr>
          <w:lang w:val="en-GB"/>
        </w:rPr>
        <w:t>;</w:t>
      </w:r>
      <w:r w:rsidRPr="00924BB6">
        <w:rPr>
          <w:lang w:val="en-GB"/>
        </w:rPr>
        <w:t xml:space="preserve"> </w:t>
      </w:r>
      <w:r>
        <w:rPr>
          <w:lang w:val="en-GB"/>
        </w:rPr>
        <w:tab/>
      </w:r>
      <w:r>
        <w:rPr>
          <w:lang w:val="en-GB"/>
        </w:rPr>
        <w:tab/>
      </w:r>
      <w:r>
        <w:rPr>
          <w:lang w:val="en-GB"/>
        </w:rPr>
        <w:tab/>
      </w:r>
      <w:r>
        <w:rPr>
          <w:lang w:val="en-GB"/>
        </w:rPr>
        <w:tab/>
      </w:r>
      <w:r>
        <w:rPr>
          <w:lang w:val="en-GB"/>
        </w:rPr>
        <w:tab/>
      </w:r>
      <w:r w:rsidRPr="00924BB6">
        <w:rPr>
          <w:lang w:val="en-GB"/>
        </w:rPr>
        <w:t xml:space="preserve">//recommended        </w:t>
      </w:r>
    </w:p>
    <w:p w14:paraId="5382CF4A" w14:textId="77777777" w:rsidR="00B751B1" w:rsidRPr="00924BB6" w:rsidRDefault="00B751B1" w:rsidP="00B751B1">
      <w:pPr>
        <w:rPr>
          <w:lang w:val="en-GB"/>
        </w:rPr>
      </w:pPr>
      <w:r w:rsidRPr="00924BB6">
        <w:rPr>
          <w:lang w:val="en-GB"/>
        </w:rPr>
        <w:t xml:space="preserve">        string :int</w:t>
      </w:r>
      <w:r>
        <w:rPr>
          <w:lang w:val="en-GB"/>
        </w:rPr>
        <w:t>erpolation_time = "gap filling";</w:t>
      </w:r>
      <w:r>
        <w:rPr>
          <w:lang w:val="en-GB"/>
        </w:rPr>
        <w:tab/>
      </w:r>
      <w:r>
        <w:rPr>
          <w:lang w:val="en-GB"/>
        </w:rPr>
        <w:tab/>
      </w:r>
      <w:r>
        <w:rPr>
          <w:lang w:val="en-GB"/>
        </w:rPr>
        <w:tab/>
      </w:r>
      <w:r>
        <w:rPr>
          <w:lang w:val="en-GB"/>
        </w:rPr>
        <w:tab/>
      </w:r>
      <w:r>
        <w:rPr>
          <w:lang w:val="en-GB"/>
        </w:rPr>
        <w:tab/>
      </w:r>
      <w:r w:rsidRPr="00924BB6">
        <w:rPr>
          <w:lang w:val="en-GB"/>
        </w:rPr>
        <w:t>//recommended</w:t>
      </w:r>
    </w:p>
    <w:p w14:paraId="5C57278B" w14:textId="77777777" w:rsidR="00B751B1" w:rsidRPr="00924BB6" w:rsidRDefault="00B751B1" w:rsidP="00B751B1">
      <w:pPr>
        <w:rPr>
          <w:lang w:val="en-GB"/>
        </w:rPr>
      </w:pPr>
      <w:r w:rsidRPr="00924BB6">
        <w:rPr>
          <w:lang w:val="en-GB"/>
        </w:rPr>
        <w:t xml:space="preserve">        string :waypoints_software = "UKFSST_v3"</w:t>
      </w:r>
      <w:r>
        <w:rPr>
          <w:lang w:val="en-GB"/>
        </w:rPr>
        <w:t>;</w:t>
      </w:r>
      <w:r>
        <w:rPr>
          <w:lang w:val="en-GB"/>
        </w:rPr>
        <w:tab/>
      </w:r>
      <w:r>
        <w:rPr>
          <w:lang w:val="en-GB"/>
        </w:rPr>
        <w:tab/>
      </w:r>
      <w:r>
        <w:rPr>
          <w:lang w:val="en-GB"/>
        </w:rPr>
        <w:tab/>
      </w:r>
      <w:r>
        <w:rPr>
          <w:lang w:val="en-GB"/>
        </w:rPr>
        <w:tab/>
      </w:r>
      <w:r w:rsidRPr="00924BB6">
        <w:rPr>
          <w:lang w:val="en-GB"/>
        </w:rPr>
        <w:t>//recommended</w:t>
      </w:r>
    </w:p>
    <w:p w14:paraId="1694DB49" w14:textId="77777777" w:rsidR="00B751B1" w:rsidRPr="00924BB6" w:rsidRDefault="00B751B1" w:rsidP="00B751B1">
      <w:pPr>
        <w:rPr>
          <w:lang w:val="en-GB"/>
        </w:rPr>
      </w:pPr>
      <w:r w:rsidRPr="00924BB6">
        <w:rPr>
          <w:lang w:val="en-GB"/>
        </w:rPr>
        <w:t xml:space="preserve">        string :geolocation_output = </w:t>
      </w:r>
      <w:r w:rsidRPr="009D05C3">
        <w:rPr>
          <w:lang w:val="en-GB"/>
        </w:rPr>
        <w:t>ftp://myserver/myfiles.zip</w:t>
      </w:r>
      <w:r>
        <w:rPr>
          <w:lang w:val="en-GB"/>
        </w:rPr>
        <w:t>;</w:t>
      </w:r>
      <w:r>
        <w:rPr>
          <w:lang w:val="en-GB"/>
        </w:rPr>
        <w:tab/>
      </w:r>
      <w:r>
        <w:rPr>
          <w:lang w:val="en-GB"/>
        </w:rPr>
        <w:tab/>
      </w:r>
      <w:r>
        <w:rPr>
          <w:lang w:val="en-GB"/>
        </w:rPr>
        <w:tab/>
      </w:r>
      <w:r w:rsidRPr="00924BB6">
        <w:rPr>
          <w:lang w:val="en-GB"/>
        </w:rPr>
        <w:t xml:space="preserve">//optional       </w:t>
      </w:r>
    </w:p>
    <w:p w14:paraId="67AD468D" w14:textId="77777777" w:rsidR="00B751B1" w:rsidRPr="00924BB6" w:rsidRDefault="00B751B1" w:rsidP="00B751B1">
      <w:pPr>
        <w:rPr>
          <w:lang w:val="en-GB"/>
        </w:rPr>
      </w:pPr>
      <w:r w:rsidRPr="00924BB6">
        <w:rPr>
          <w:lang w:val="en-GB"/>
        </w:rPr>
        <w:t xml:space="preserve">        }           </w:t>
      </w:r>
    </w:p>
    <w:p w14:paraId="7D78708D" w14:textId="77777777" w:rsidR="00B751B1" w:rsidRPr="00924BB6" w:rsidRDefault="00B751B1" w:rsidP="00B751B1">
      <w:pPr>
        <w:rPr>
          <w:lang w:val="en-GB"/>
        </w:rPr>
      </w:pPr>
      <w:r w:rsidRPr="00924BB6">
        <w:rPr>
          <w:lang w:val="en-GB"/>
        </w:rPr>
        <w:t xml:space="preserve">      }</w:t>
      </w:r>
    </w:p>
    <w:p w14:paraId="056137A8" w14:textId="27DB4A65" w:rsidR="00E90BB3" w:rsidRDefault="00B751B1" w:rsidP="009E0A84">
      <w:r w:rsidRPr="00937B0C">
        <w:rPr>
          <w:b/>
          <w:lang w:val="en-GB"/>
        </w:rPr>
        <w:t xml:space="preserve">    }</w:t>
      </w:r>
      <w:r w:rsidR="00E90BB3">
        <w:br w:type="page"/>
      </w:r>
    </w:p>
    <w:p w14:paraId="7DA0DCED" w14:textId="77777777" w:rsidR="005C23C0" w:rsidRDefault="005C23C0" w:rsidP="00D823D3">
      <w:pPr>
        <w:spacing w:after="160" w:line="259" w:lineRule="auto"/>
      </w:pPr>
    </w:p>
    <w:p w14:paraId="1F487972" w14:textId="77777777" w:rsidR="00702B6B" w:rsidRDefault="000970E3" w:rsidP="00702B6B">
      <w:pPr>
        <w:pStyle w:val="Heading1"/>
      </w:pPr>
      <w:bookmarkStart w:id="327" w:name="_Toc20488815"/>
      <w:r>
        <w:t>References</w:t>
      </w:r>
      <w:bookmarkEnd w:id="327"/>
    </w:p>
    <w:p w14:paraId="3A67BBF1" w14:textId="77777777" w:rsidR="00804776" w:rsidRDefault="00804776">
      <w:pPr>
        <w:spacing w:after="160" w:line="259" w:lineRule="auto"/>
        <w:jc w:val="left"/>
      </w:pPr>
    </w:p>
    <w:p w14:paraId="38A1E8DD" w14:textId="340AF405" w:rsidR="004C25BA" w:rsidRDefault="00804776">
      <w:pPr>
        <w:spacing w:after="160" w:line="259" w:lineRule="auto"/>
        <w:jc w:val="left"/>
      </w:pPr>
      <w:r>
        <w:t>[</w:t>
      </w:r>
      <w:hyperlink r:id="rId56" w:history="1">
        <w:r w:rsidRPr="00530EF9">
          <w:rPr>
            <w:rStyle w:val="Hyperlink"/>
          </w:rPr>
          <w:t>1</w:t>
        </w:r>
      </w:hyperlink>
      <w:r>
        <w:t>]</w:t>
      </w:r>
      <w:r w:rsidR="004C25BA">
        <w:tab/>
        <w:t xml:space="preserve">OIIP (2017). </w:t>
      </w:r>
      <w:r w:rsidR="004C25BA" w:rsidRPr="004C25BA">
        <w:t>NCEI netCDF Template Review for Electronic Tag Data Support</w:t>
      </w:r>
      <w:r w:rsidR="004C25BA">
        <w:t>. NASA/JPL. 20p.</w:t>
      </w:r>
      <w:r w:rsidR="00530EF9">
        <w:t xml:space="preserve">  </w:t>
      </w:r>
      <w:r w:rsidR="00530EF9">
        <w:tab/>
      </w:r>
      <w:r w:rsidR="00530EF9">
        <w:tab/>
      </w:r>
      <w:r w:rsidR="00530EF9">
        <w:tab/>
      </w:r>
      <w:hyperlink r:id="rId57" w:history="1">
        <w:r w:rsidR="00530EF9" w:rsidRPr="00DD65F3">
          <w:rPr>
            <w:rStyle w:val="Hyperlink"/>
          </w:rPr>
          <w:t>https://doi.org/10.6084/m9.figshare.10032863.v2</w:t>
        </w:r>
      </w:hyperlink>
    </w:p>
    <w:p w14:paraId="54BE3FD9" w14:textId="22745701" w:rsidR="00530EF9" w:rsidRDefault="00804776" w:rsidP="00530EF9">
      <w:pPr>
        <w:tabs>
          <w:tab w:val="left" w:pos="1440"/>
        </w:tabs>
        <w:spacing w:after="160" w:line="259" w:lineRule="auto"/>
        <w:ind w:left="720" w:hanging="720"/>
        <w:jc w:val="left"/>
      </w:pPr>
      <w:r>
        <w:t>[</w:t>
      </w:r>
      <w:hyperlink r:id="rId58" w:history="1">
        <w:r w:rsidRPr="00530EF9">
          <w:rPr>
            <w:rStyle w:val="Hyperlink"/>
          </w:rPr>
          <w:t>2</w:t>
        </w:r>
      </w:hyperlink>
      <w:r>
        <w:t>]</w:t>
      </w:r>
      <w:r w:rsidR="004C25BA">
        <w:tab/>
        <w:t xml:space="preserve">OIIP (2017). </w:t>
      </w:r>
      <w:r w:rsidR="004C25BA" w:rsidRPr="004C25BA">
        <w:t>Tag Metadata Review &amp; Recommendations Document</w:t>
      </w:r>
      <w:r w:rsidR="004C25BA">
        <w:t>.  NASA/JPL. 30p.</w:t>
      </w:r>
      <w:r w:rsidR="00530EF9">
        <w:t xml:space="preserve"> </w:t>
      </w:r>
      <w:r w:rsidR="00530EF9">
        <w:tab/>
      </w:r>
      <w:hyperlink r:id="rId59" w:history="1">
        <w:r w:rsidR="00530EF9" w:rsidRPr="00DD65F3">
          <w:rPr>
            <w:rStyle w:val="Hyperlink"/>
          </w:rPr>
          <w:t>https://doi.org/10.6084/m9.figshare.10032848.v3</w:t>
        </w:r>
      </w:hyperlink>
    </w:p>
    <w:p w14:paraId="63B9EBC8" w14:textId="77777777" w:rsidR="004C25BA" w:rsidRDefault="004C25BA">
      <w:pPr>
        <w:spacing w:after="160" w:line="259" w:lineRule="auto"/>
        <w:jc w:val="left"/>
      </w:pPr>
      <w:r>
        <w:t>[</w:t>
      </w:r>
      <w:hyperlink r:id="rId60" w:history="1">
        <w:r>
          <w:rPr>
            <w:rStyle w:val="Hyperlink"/>
          </w:rPr>
          <w:t>3</w:t>
        </w:r>
      </w:hyperlink>
      <w:r>
        <w:t>]</w:t>
      </w:r>
      <w:r>
        <w:tab/>
        <w:t>CF Climate Forecast Conventions v1.7.  CFconventions.org.</w:t>
      </w:r>
    </w:p>
    <w:p w14:paraId="6E97323E" w14:textId="77777777" w:rsidR="004C25BA" w:rsidRDefault="004C25BA">
      <w:pPr>
        <w:spacing w:after="160" w:line="259" w:lineRule="auto"/>
        <w:jc w:val="left"/>
      </w:pPr>
      <w:r>
        <w:t>[</w:t>
      </w:r>
      <w:hyperlink r:id="rId61" w:history="1">
        <w:r>
          <w:rPr>
            <w:rStyle w:val="Hyperlink"/>
          </w:rPr>
          <w:t>4</w:t>
        </w:r>
      </w:hyperlink>
      <w:r>
        <w:t>]</w:t>
      </w:r>
      <w:r>
        <w:tab/>
        <w:t>CF Climate Forecast Convention Standards Name v68.  CFconventions.org.</w:t>
      </w:r>
    </w:p>
    <w:p w14:paraId="396F6584" w14:textId="77777777" w:rsidR="009F2D48" w:rsidRDefault="009F2D48">
      <w:pPr>
        <w:spacing w:after="160" w:line="259" w:lineRule="auto"/>
        <w:jc w:val="left"/>
      </w:pPr>
      <w:r>
        <w:t>[</w:t>
      </w:r>
      <w:hyperlink r:id="rId62" w:history="1">
        <w:r>
          <w:rPr>
            <w:rStyle w:val="Hyperlink"/>
          </w:rPr>
          <w:t>5</w:t>
        </w:r>
      </w:hyperlink>
      <w:r>
        <w:t>]</w:t>
      </w:r>
      <w:r>
        <w:tab/>
        <w:t>ACDD Attribute Conventions for Data Discovery.  UCAR/Unidata &amp; ESIP-Federation.</w:t>
      </w:r>
    </w:p>
    <w:p w14:paraId="01964F80" w14:textId="77777777" w:rsidR="004C25BA" w:rsidRDefault="004C25BA">
      <w:pPr>
        <w:spacing w:after="160" w:line="259" w:lineRule="auto"/>
        <w:jc w:val="left"/>
      </w:pPr>
      <w:r>
        <w:t>[</w:t>
      </w:r>
      <w:hyperlink r:id="rId63" w:history="1">
        <w:r w:rsidR="009F2D48">
          <w:rPr>
            <w:rStyle w:val="Hyperlink"/>
          </w:rPr>
          <w:t>6</w:t>
        </w:r>
      </w:hyperlink>
      <w:r>
        <w:t>]</w:t>
      </w:r>
      <w:r>
        <w:tab/>
      </w:r>
      <w:r w:rsidR="009F2D48">
        <w:t>NCEI netCDF in-situ Oceanographic Data Templates.  NOAA/NCEI.</w:t>
      </w:r>
    </w:p>
    <w:p w14:paraId="7E748D1B" w14:textId="77777777" w:rsidR="007873B6" w:rsidRDefault="007873B6">
      <w:pPr>
        <w:spacing w:after="160" w:line="259" w:lineRule="auto"/>
        <w:jc w:val="left"/>
      </w:pPr>
      <w:r>
        <w:br w:type="page"/>
      </w:r>
    </w:p>
    <w:p w14:paraId="58563A12" w14:textId="77777777" w:rsidR="007873B6" w:rsidRDefault="007873B6" w:rsidP="007873B6">
      <w:pPr>
        <w:spacing w:after="160" w:line="259" w:lineRule="auto"/>
        <w:jc w:val="left"/>
        <w:rPr>
          <w:b/>
          <w:bCs/>
          <w:sz w:val="32"/>
          <w:lang w:val="en-GB"/>
        </w:rPr>
      </w:pPr>
    </w:p>
    <w:p w14:paraId="7EFEB441" w14:textId="77777777" w:rsidR="007873B6" w:rsidRDefault="007873B6" w:rsidP="007873B6">
      <w:pPr>
        <w:pStyle w:val="Heading1"/>
        <w:numPr>
          <w:ilvl w:val="0"/>
          <w:numId w:val="0"/>
        </w:numPr>
        <w:ind w:left="432" w:hanging="432"/>
      </w:pPr>
      <w:bookmarkStart w:id="328" w:name="_Toc20488816"/>
      <w:r>
        <w:t>Appendix</w:t>
      </w:r>
      <w:bookmarkEnd w:id="328"/>
    </w:p>
    <w:p w14:paraId="0C561B27" w14:textId="77777777" w:rsidR="00E90BB3" w:rsidRPr="00E90BB3" w:rsidRDefault="00E90BB3" w:rsidP="00E90BB3">
      <w:pPr>
        <w:pStyle w:val="Heading2"/>
        <w:numPr>
          <w:ilvl w:val="0"/>
          <w:numId w:val="0"/>
        </w:numPr>
        <w:rPr>
          <w:i/>
          <w:sz w:val="22"/>
        </w:rPr>
      </w:pPr>
      <w:bookmarkStart w:id="329" w:name="_Toc20488817"/>
      <w:r w:rsidRPr="00E90BB3">
        <w:rPr>
          <w:i/>
          <w:sz w:val="22"/>
        </w:rPr>
        <w:t>eTag Types</w:t>
      </w:r>
      <w:bookmarkEnd w:id="329"/>
    </w:p>
    <w:p w14:paraId="5E5C4C42" w14:textId="77777777" w:rsidR="00E90BB3" w:rsidRDefault="00E90BB3" w:rsidP="00E90BB3">
      <w:pPr>
        <w:rPr>
          <w:lang w:val="en-GB"/>
        </w:rPr>
      </w:pPr>
      <w:r>
        <w:rPr>
          <w:lang w:val="en-GB"/>
        </w:rPr>
        <w:t>Non-acoustic, electronic archival tagging data of relevance that are the focus of the OIIP project are comprised of two basic types:</w:t>
      </w:r>
    </w:p>
    <w:p w14:paraId="15E65672" w14:textId="77777777" w:rsidR="00E90BB3" w:rsidRPr="0017118B" w:rsidRDefault="00E90BB3" w:rsidP="00E90BB3">
      <w:pPr>
        <w:pStyle w:val="ListParagraph"/>
        <w:numPr>
          <w:ilvl w:val="0"/>
          <w:numId w:val="14"/>
        </w:numPr>
        <w:rPr>
          <w:lang w:val="en-GB"/>
        </w:rPr>
      </w:pPr>
      <w:r w:rsidRPr="0017118B">
        <w:rPr>
          <w:lang w:val="en-GB"/>
        </w:rPr>
        <w:t xml:space="preserve">Continuous time series of sensor observations from implanted archival tags that are retrieved </w:t>
      </w:r>
      <w:r>
        <w:rPr>
          <w:lang w:val="en-GB"/>
        </w:rPr>
        <w:t xml:space="preserve">upon recapture of the tagged animal </w:t>
      </w:r>
      <w:r w:rsidRPr="0017118B">
        <w:rPr>
          <w:lang w:val="en-GB"/>
        </w:rPr>
        <w:t>(figure 1 D-E) or</w:t>
      </w:r>
      <w:r>
        <w:rPr>
          <w:lang w:val="en-GB"/>
        </w:rPr>
        <w:t xml:space="preserve"> from physically </w:t>
      </w:r>
      <w:r w:rsidRPr="0017118B">
        <w:rPr>
          <w:lang w:val="en-GB"/>
        </w:rPr>
        <w:t xml:space="preserve">retrieved </w:t>
      </w:r>
      <w:r>
        <w:rPr>
          <w:lang w:val="en-GB"/>
        </w:rPr>
        <w:t xml:space="preserve">PSAT </w:t>
      </w:r>
      <w:r w:rsidRPr="0017118B">
        <w:rPr>
          <w:lang w:val="en-GB"/>
        </w:rPr>
        <w:t>tags (figure 1A-C)</w:t>
      </w:r>
      <w:r>
        <w:rPr>
          <w:lang w:val="en-GB"/>
        </w:rPr>
        <w:t xml:space="preserve"> that have popped off the animal.</w:t>
      </w:r>
    </w:p>
    <w:p w14:paraId="408F1E6B" w14:textId="77777777" w:rsidR="00E90BB3" w:rsidRDefault="00E90BB3" w:rsidP="00E90BB3">
      <w:pPr>
        <w:pStyle w:val="ListParagraph"/>
        <w:numPr>
          <w:ilvl w:val="0"/>
          <w:numId w:val="14"/>
        </w:numPr>
        <w:rPr>
          <w:lang w:val="en-GB"/>
        </w:rPr>
      </w:pPr>
      <w:r>
        <w:rPr>
          <w:lang w:val="en-GB"/>
        </w:rPr>
        <w:t xml:space="preserve">Summary data transmitted to satellite from retrieved </w:t>
      </w:r>
      <w:r w:rsidRPr="0017118B">
        <w:rPr>
          <w:lang w:val="en-GB"/>
        </w:rPr>
        <w:t>Pop-up Satellite Archival (PSAT)</w:t>
      </w:r>
      <w:r>
        <w:rPr>
          <w:lang w:val="en-GB"/>
        </w:rPr>
        <w:t xml:space="preserve"> upon release from the animal.</w:t>
      </w:r>
    </w:p>
    <w:p w14:paraId="4D8EC1E4" w14:textId="77777777" w:rsidR="00E90BB3" w:rsidRPr="00F92F30" w:rsidRDefault="00E90BB3" w:rsidP="00E90BB3">
      <w:pPr>
        <w:pStyle w:val="ListParagraph"/>
        <w:ind w:left="360"/>
        <w:rPr>
          <w:lang w:val="en-GB"/>
        </w:rPr>
      </w:pPr>
    </w:p>
    <w:p w14:paraId="78B12B8E" w14:textId="77777777" w:rsidR="00E90BB3" w:rsidRDefault="00E90BB3" w:rsidP="00E90BB3">
      <w:pPr>
        <w:rPr>
          <w:lang w:val="en-GB"/>
        </w:rPr>
      </w:pPr>
    </w:p>
    <w:p w14:paraId="3FE0DDB9" w14:textId="77777777" w:rsidR="00E90BB3" w:rsidRPr="00EE1585" w:rsidRDefault="00E90BB3" w:rsidP="00E90BB3">
      <w:pPr>
        <w:pStyle w:val="Caption"/>
        <w:keepNext/>
        <w:ind w:left="900" w:hanging="1080"/>
        <w:rPr>
          <w:b w:val="0"/>
        </w:rPr>
      </w:pPr>
      <w:r>
        <w:rPr>
          <w:noProof/>
          <w:lang w:val="en-US"/>
        </w:rPr>
        <w:drawing>
          <wp:anchor distT="0" distB="0" distL="114300" distR="114300" simplePos="0" relativeHeight="251667456" behindDoc="1" locked="0" layoutInCell="1" allowOverlap="1" wp14:anchorId="4C74B543" wp14:editId="345ABA9C">
            <wp:simplePos x="0" y="0"/>
            <wp:positionH relativeFrom="column">
              <wp:posOffset>272360</wp:posOffset>
            </wp:positionH>
            <wp:positionV relativeFrom="paragraph">
              <wp:posOffset>486774</wp:posOffset>
            </wp:positionV>
            <wp:extent cx="5243195" cy="1947545"/>
            <wp:effectExtent l="0" t="0" r="0" b="0"/>
            <wp:wrapTight wrapText="bothSides">
              <wp:wrapPolygon edited="0">
                <wp:start x="0" y="0"/>
                <wp:lineTo x="0" y="21339"/>
                <wp:lineTo x="21503" y="21339"/>
                <wp:lineTo x="21503"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43195" cy="194754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Figure </w:t>
      </w:r>
      <w:r>
        <w:fldChar w:fldCharType="begin"/>
      </w:r>
      <w:r>
        <w:instrText xml:space="preserve"> SEQ Figure \* ARABIC </w:instrText>
      </w:r>
      <w:r>
        <w:fldChar w:fldCharType="separate"/>
      </w:r>
      <w:r w:rsidR="008A686F">
        <w:rPr>
          <w:noProof/>
        </w:rPr>
        <w:t>1</w:t>
      </w:r>
      <w:r>
        <w:fldChar w:fldCharType="end"/>
      </w:r>
      <w:r>
        <w:t xml:space="preserve">.  Electronic tag types illustrated. </w:t>
      </w:r>
      <w:r w:rsidRPr="00EE1585">
        <w:rPr>
          <w:b w:val="0"/>
        </w:rPr>
        <w:t xml:space="preserve">Popup Satellite Archival (PSAT) tags (A-C) and </w:t>
      </w:r>
      <w:r>
        <w:rPr>
          <w:b w:val="0"/>
        </w:rPr>
        <w:t>implantable</w:t>
      </w:r>
      <w:r w:rsidRPr="00EE1585">
        <w:rPr>
          <w:b w:val="0"/>
        </w:rPr>
        <w:t xml:space="preserve"> Archival tags (D-E).</w:t>
      </w:r>
      <w:r>
        <w:rPr>
          <w:b w:val="0"/>
        </w:rPr>
        <w:t xml:space="preserve">  A. LOTEK PSAT, B. Wildlife Computers PAT, D. LOTEK LAT2500, E. Wildlife Computers MK9</w:t>
      </w:r>
    </w:p>
    <w:p w14:paraId="30A6D4DB" w14:textId="77777777" w:rsidR="00E90BB3" w:rsidRDefault="00E90BB3" w:rsidP="00E90BB3">
      <w:pPr>
        <w:rPr>
          <w:lang w:val="en-GB"/>
        </w:rPr>
      </w:pPr>
    </w:p>
    <w:p w14:paraId="0B409673" w14:textId="77777777" w:rsidR="00E90BB3" w:rsidRDefault="00E90BB3" w:rsidP="00E90BB3">
      <w:pPr>
        <w:rPr>
          <w:lang w:val="en-GB"/>
        </w:rPr>
      </w:pPr>
    </w:p>
    <w:p w14:paraId="47D878CB" w14:textId="77777777" w:rsidR="00E90BB3" w:rsidRDefault="00E90BB3" w:rsidP="00E90BB3">
      <w:pPr>
        <w:rPr>
          <w:lang w:val="en-GB"/>
        </w:rPr>
      </w:pPr>
    </w:p>
    <w:p w14:paraId="569ED45E" w14:textId="77777777" w:rsidR="00E90BB3" w:rsidRDefault="00E90BB3" w:rsidP="007873B6">
      <w:pPr>
        <w:rPr>
          <w:lang w:val="en-GB"/>
        </w:rPr>
      </w:pPr>
    </w:p>
    <w:p w14:paraId="26460513" w14:textId="77777777" w:rsidR="00E90BB3" w:rsidRDefault="00E90BB3" w:rsidP="007873B6">
      <w:pPr>
        <w:rPr>
          <w:lang w:val="en-GB"/>
        </w:rPr>
      </w:pPr>
    </w:p>
    <w:p w14:paraId="673D6518" w14:textId="77777777" w:rsidR="00E90BB3" w:rsidRDefault="00E90BB3" w:rsidP="007873B6">
      <w:pPr>
        <w:rPr>
          <w:lang w:val="en-GB"/>
        </w:rPr>
      </w:pPr>
    </w:p>
    <w:p w14:paraId="395C3697" w14:textId="77777777" w:rsidR="00E90BB3" w:rsidRDefault="00E90BB3" w:rsidP="007873B6">
      <w:pPr>
        <w:rPr>
          <w:lang w:val="en-GB"/>
        </w:rPr>
      </w:pPr>
    </w:p>
    <w:p w14:paraId="21A715C6" w14:textId="77777777" w:rsidR="00E90BB3" w:rsidRDefault="00E90BB3" w:rsidP="007873B6">
      <w:pPr>
        <w:rPr>
          <w:lang w:val="en-GB"/>
        </w:rPr>
      </w:pPr>
    </w:p>
    <w:p w14:paraId="21FB1B62" w14:textId="77777777" w:rsidR="00E90BB3" w:rsidRDefault="00E90BB3" w:rsidP="007873B6">
      <w:pPr>
        <w:rPr>
          <w:lang w:val="en-GB"/>
        </w:rPr>
      </w:pPr>
    </w:p>
    <w:p w14:paraId="395638E6" w14:textId="77777777" w:rsidR="00E90BB3" w:rsidRDefault="00E90BB3" w:rsidP="007873B6">
      <w:pPr>
        <w:rPr>
          <w:lang w:val="en-GB"/>
        </w:rPr>
      </w:pPr>
    </w:p>
    <w:p w14:paraId="3BD18F2B" w14:textId="77777777" w:rsidR="00E90BB3" w:rsidRDefault="00E90BB3" w:rsidP="007873B6">
      <w:pPr>
        <w:rPr>
          <w:lang w:val="en-GB"/>
        </w:rPr>
      </w:pPr>
    </w:p>
    <w:p w14:paraId="716E46A0" w14:textId="77777777" w:rsidR="00E90BB3" w:rsidRDefault="00E90BB3" w:rsidP="007873B6">
      <w:pPr>
        <w:rPr>
          <w:lang w:val="en-GB"/>
        </w:rPr>
      </w:pPr>
    </w:p>
    <w:p w14:paraId="2E985872" w14:textId="77777777" w:rsidR="00E90BB3" w:rsidRPr="00E90BB3" w:rsidRDefault="00E90BB3" w:rsidP="00E90BB3">
      <w:pPr>
        <w:pStyle w:val="Heading2"/>
        <w:numPr>
          <w:ilvl w:val="0"/>
          <w:numId w:val="0"/>
        </w:numPr>
        <w:rPr>
          <w:i/>
          <w:sz w:val="22"/>
        </w:rPr>
      </w:pPr>
      <w:bookmarkStart w:id="330" w:name="_Toc20488818"/>
      <w:r>
        <w:rPr>
          <w:i/>
          <w:sz w:val="22"/>
        </w:rPr>
        <w:t xml:space="preserve">Native </w:t>
      </w:r>
      <w:r w:rsidRPr="00E90BB3">
        <w:rPr>
          <w:i/>
          <w:sz w:val="22"/>
        </w:rPr>
        <w:t xml:space="preserve">eTag </w:t>
      </w:r>
      <w:r>
        <w:rPr>
          <w:i/>
          <w:sz w:val="22"/>
        </w:rPr>
        <w:t>Data Formats</w:t>
      </w:r>
      <w:bookmarkEnd w:id="330"/>
    </w:p>
    <w:p w14:paraId="2585CBAE" w14:textId="77777777" w:rsidR="007873B6" w:rsidRDefault="007873B6" w:rsidP="007873B6">
      <w:pPr>
        <w:rPr>
          <w:lang w:val="en-GB"/>
        </w:rPr>
      </w:pPr>
      <w:r>
        <w:rPr>
          <w:lang w:val="en-GB"/>
        </w:rPr>
        <w:t>Representative illustrations of archival and summarized popup (PSAT) data files from a range of models and manufacturers showing the typical contents and organization of associated electronic tag metadata and data</w:t>
      </w:r>
      <w:r w:rsidR="00E90BB3">
        <w:rPr>
          <w:lang w:val="en-GB"/>
        </w:rPr>
        <w:t xml:space="preserve"> are summarized below</w:t>
      </w:r>
      <w:r>
        <w:rPr>
          <w:lang w:val="en-GB"/>
        </w:rPr>
        <w:t>.</w:t>
      </w:r>
      <w:r w:rsidR="00E90BB3">
        <w:rPr>
          <w:lang w:val="en-GB"/>
        </w:rPr>
        <w:t xml:space="preserve">  Figures 2-5 show the typical contents and organization of electronic tag data files of different type, including metadata elements and columnar data.</w:t>
      </w:r>
    </w:p>
    <w:p w14:paraId="18E3A9E1" w14:textId="77777777" w:rsidR="00E90BB3" w:rsidRDefault="00E90BB3" w:rsidP="007873B6">
      <w:pPr>
        <w:rPr>
          <w:lang w:val="en-GB"/>
        </w:rPr>
      </w:pPr>
    </w:p>
    <w:p w14:paraId="70F8E424" w14:textId="77777777" w:rsidR="00E90BB3" w:rsidRDefault="00E90BB3" w:rsidP="00E90BB3"/>
    <w:p w14:paraId="17553D41" w14:textId="77777777" w:rsidR="00E90BB3" w:rsidRPr="00194F2D" w:rsidRDefault="00E90BB3" w:rsidP="00194F2D">
      <w:pPr>
        <w:pStyle w:val="Heading3"/>
        <w:numPr>
          <w:ilvl w:val="0"/>
          <w:numId w:val="0"/>
        </w:numPr>
        <w:ind w:left="540"/>
        <w:rPr>
          <w:b w:val="0"/>
          <w:u w:val="single"/>
        </w:rPr>
      </w:pPr>
      <w:bookmarkStart w:id="331" w:name="_Toc20488819"/>
      <w:r w:rsidRPr="00194F2D">
        <w:rPr>
          <w:b w:val="0"/>
          <w:u w:val="single"/>
        </w:rPr>
        <w:t>Archival Data Formats</w:t>
      </w:r>
      <w:bookmarkEnd w:id="331"/>
    </w:p>
    <w:p w14:paraId="3C1BA9F9" w14:textId="77777777" w:rsidR="00686EB8" w:rsidRDefault="00686EB8" w:rsidP="00E90BB3">
      <w:pPr>
        <w:rPr>
          <w:lang w:val="en-GB"/>
        </w:rPr>
      </w:pPr>
    </w:p>
    <w:p w14:paraId="0C549A9D" w14:textId="77777777" w:rsidR="00E90BB3" w:rsidRDefault="00E90BB3" w:rsidP="00E90BB3">
      <w:r w:rsidRPr="00E90BB3">
        <w:rPr>
          <w:lang w:val="en-GB"/>
        </w:rPr>
        <w:t>Excerpts of outputs from LOTEK, Wildlife Computers (WC), and Microwave Telemetry (MT) archival tag data files are shown in figures 2-4 respectively.  Note that the upper part of each figure shows the structure of the archival sensor data whereas the lower portion of the figures illustrates associated light-based geolocation output from archival tags.  Linkage of these horizontal position and vertical profile series is based on time stamp.  However, i</w:t>
      </w:r>
      <w:r>
        <w:t>t is important to note that the number of Lat/Lon positional estimates are likely to be considerably less than available profile time series observational sensor data given the comparatively low frequency of available positional fixes.</w:t>
      </w:r>
    </w:p>
    <w:p w14:paraId="24BC34C1" w14:textId="77777777" w:rsidR="00E90BB3" w:rsidRDefault="00E90BB3" w:rsidP="00E90BB3"/>
    <w:p w14:paraId="6340A109" w14:textId="77777777" w:rsidR="00E90BB3" w:rsidRPr="007D5A7D" w:rsidRDefault="00E90BB3" w:rsidP="00E90BB3">
      <w:pPr>
        <w:rPr>
          <w:lang w:val="en-GB"/>
        </w:rPr>
      </w:pPr>
      <w:r>
        <w:rPr>
          <w:noProof/>
        </w:rPr>
        <mc:AlternateContent>
          <mc:Choice Requires="wpg">
            <w:drawing>
              <wp:anchor distT="0" distB="0" distL="114300" distR="114300" simplePos="0" relativeHeight="251669504" behindDoc="1" locked="0" layoutInCell="1" allowOverlap="1" wp14:anchorId="17B5C266" wp14:editId="32EF80B9">
                <wp:simplePos x="0" y="0"/>
                <wp:positionH relativeFrom="column">
                  <wp:posOffset>-467360</wp:posOffset>
                </wp:positionH>
                <wp:positionV relativeFrom="paragraph">
                  <wp:posOffset>240030</wp:posOffset>
                </wp:positionV>
                <wp:extent cx="6946265" cy="5241290"/>
                <wp:effectExtent l="0" t="0" r="6985" b="0"/>
                <wp:wrapTight wrapText="bothSides">
                  <wp:wrapPolygon edited="0">
                    <wp:start x="0" y="0"/>
                    <wp:lineTo x="0" y="10913"/>
                    <wp:lineTo x="10781" y="11305"/>
                    <wp:lineTo x="0" y="12012"/>
                    <wp:lineTo x="0" y="21511"/>
                    <wp:lineTo x="21562" y="21511"/>
                    <wp:lineTo x="21562" y="12012"/>
                    <wp:lineTo x="10781" y="11305"/>
                    <wp:lineTo x="17890" y="11305"/>
                    <wp:lineTo x="21562" y="10913"/>
                    <wp:lineTo x="21562" y="0"/>
                    <wp:lineTo x="0" y="0"/>
                  </wp:wrapPolygon>
                </wp:wrapTight>
                <wp:docPr id="7" name="Group 7"/>
                <wp:cNvGraphicFramePr/>
                <a:graphic xmlns:a="http://schemas.openxmlformats.org/drawingml/2006/main">
                  <a:graphicData uri="http://schemas.microsoft.com/office/word/2010/wordprocessingGroup">
                    <wpg:wgp>
                      <wpg:cNvGrpSpPr/>
                      <wpg:grpSpPr>
                        <a:xfrm>
                          <a:off x="0" y="0"/>
                          <a:ext cx="6946265" cy="5241290"/>
                          <a:chOff x="-5283" y="-301599"/>
                          <a:chExt cx="6946468" cy="5242437"/>
                        </a:xfrm>
                      </wpg:grpSpPr>
                      <wpg:grpSp>
                        <wpg:cNvPr id="4" name="Group 4"/>
                        <wpg:cNvGrpSpPr/>
                        <wpg:grpSpPr>
                          <a:xfrm>
                            <a:off x="0" y="505839"/>
                            <a:ext cx="6941185" cy="4434999"/>
                            <a:chOff x="0" y="0"/>
                            <a:chExt cx="6941388" cy="4435218"/>
                          </a:xfrm>
                        </wpg:grpSpPr>
                        <pic:pic xmlns:pic="http://schemas.openxmlformats.org/drawingml/2006/picture">
                          <pic:nvPicPr>
                            <pic:cNvPr id="2" name="Picture 2"/>
                            <pic:cNvPicPr>
                              <a:picLocks noChangeAspect="1"/>
                            </pic:cNvPicPr>
                          </pic:nvPicPr>
                          <pic:blipFill>
                            <a:blip r:embed="rId65">
                              <a:extLst>
                                <a:ext uri="{28A0092B-C50C-407E-A947-70E740481C1C}">
                                  <a14:useLocalDpi xmlns:a14="http://schemas.microsoft.com/office/drawing/2010/main" val="0"/>
                                </a:ext>
                              </a:extLst>
                            </a:blip>
                            <a:stretch>
                              <a:fillRect/>
                            </a:stretch>
                          </pic:blipFill>
                          <pic:spPr>
                            <a:xfrm>
                              <a:off x="0" y="0"/>
                              <a:ext cx="6936105" cy="1847850"/>
                            </a:xfrm>
                            <a:prstGeom prst="rect">
                              <a:avLst/>
                            </a:prstGeom>
                          </pic:spPr>
                        </pic:pic>
                        <pic:pic xmlns:pic="http://schemas.openxmlformats.org/drawingml/2006/picture">
                          <pic:nvPicPr>
                            <pic:cNvPr id="3" name="Picture 3"/>
                            <pic:cNvPicPr>
                              <a:picLocks noChangeAspect="1"/>
                            </pic:cNvPicPr>
                          </pic:nvPicPr>
                          <pic:blipFill>
                            <a:blip r:embed="rId66">
                              <a:extLst>
                                <a:ext uri="{28A0092B-C50C-407E-A947-70E740481C1C}">
                                  <a14:useLocalDpi xmlns:a14="http://schemas.microsoft.com/office/drawing/2010/main" val="0"/>
                                </a:ext>
                              </a:extLst>
                            </a:blip>
                            <a:stretch>
                              <a:fillRect/>
                            </a:stretch>
                          </pic:blipFill>
                          <pic:spPr>
                            <a:xfrm>
                              <a:off x="9728" y="2120643"/>
                              <a:ext cx="6931660" cy="2314575"/>
                            </a:xfrm>
                            <a:prstGeom prst="rect">
                              <a:avLst/>
                            </a:prstGeom>
                          </pic:spPr>
                        </pic:pic>
                      </wpg:grpSp>
                      <wps:wsp>
                        <wps:cNvPr id="6" name="Text Box 6"/>
                        <wps:cNvSpPr txBox="1"/>
                        <wps:spPr>
                          <a:xfrm>
                            <a:off x="-5283" y="-301599"/>
                            <a:ext cx="6941185" cy="700544"/>
                          </a:xfrm>
                          <a:prstGeom prst="rect">
                            <a:avLst/>
                          </a:prstGeom>
                          <a:solidFill>
                            <a:prstClr val="white"/>
                          </a:solidFill>
                          <a:ln>
                            <a:noFill/>
                          </a:ln>
                        </wps:spPr>
                        <wps:txbx>
                          <w:txbxContent>
                            <w:p w14:paraId="1CB74BCF" w14:textId="77777777" w:rsidR="001F7A2E" w:rsidRPr="00C122BC" w:rsidRDefault="001F7A2E" w:rsidP="00E90BB3">
                              <w:pPr>
                                <w:pStyle w:val="Caption"/>
                                <w:ind w:left="900" w:hanging="900"/>
                                <w:rPr>
                                  <w:noProof/>
                                  <w:sz w:val="16"/>
                                  <w:szCs w:val="16"/>
                                </w:rPr>
                              </w:pPr>
                              <w:bookmarkStart w:id="332" w:name="_Toc484788645"/>
                              <w:r>
                                <w:t xml:space="preserve">Figure </w:t>
                              </w:r>
                              <w:r>
                                <w:fldChar w:fldCharType="begin"/>
                              </w:r>
                              <w:r>
                                <w:instrText xml:space="preserve"> SEQ Figure \* ARABIC </w:instrText>
                              </w:r>
                              <w:r>
                                <w:fldChar w:fldCharType="separate"/>
                              </w:r>
                              <w:r>
                                <w:rPr>
                                  <w:noProof/>
                                </w:rPr>
                                <w:t>2</w:t>
                              </w:r>
                              <w:r>
                                <w:fldChar w:fldCharType="end"/>
                              </w:r>
                              <w:r>
                                <w:rPr>
                                  <w:noProof/>
                                </w:rPr>
                                <w:t xml:space="preserve">. </w:t>
                              </w:r>
                              <w:r w:rsidRPr="00D96720">
                                <w:rPr>
                                  <w:noProof/>
                                </w:rPr>
                                <w:t>LOTEK Archival Tag Data Files</w:t>
                              </w:r>
                              <w:r w:rsidRPr="00D80CDA">
                                <w:rPr>
                                  <w:b w:val="0"/>
                                  <w:noProof/>
                                </w:rPr>
                                <w:t>.  [Top] Geophysical sensor, depth and time stamp columnar data . [Bottom]  Light based geolocation data with mission day and associated daily summary geophysical data</w:t>
                              </w:r>
                              <w:r>
                                <w:rPr>
                                  <w:b w:val="0"/>
                                  <w:noProof/>
                                </w:rPr>
                                <w:t>.  Linkage between detailed archival geophysical values (light, internal body temperature, ambient water temperature, light level) at depth time series is via mission day fields.</w:t>
                              </w:r>
                              <w:bookmarkEnd w:id="33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17B5C266" id="Group 7" o:spid="_x0000_s1026" style="position:absolute;left:0;text-align:left;margin-left:-36.8pt;margin-top:18.9pt;width:546.95pt;height:412.7pt;z-index:-251646976;mso-height-relative:margin" coordorigin="-52,-3015" coordsize="69464,524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">
                <v:group id="Group 4" o:spid="_x0000_s1027" style="position:absolute;top:5058;width:69411;height:44350" coordsize="69413,44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8" type="#_x0000_t75" style="position:absolute;width:69361;height:18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">
                    <v:imagedata r:id="rId67" o:title=""/>
                    <v:path arrowok="t"/>
                  </v:shape>
                  <v:shape id="Picture 3" o:spid="_x0000_s1029" type="#_x0000_t75" style="position:absolute;left:97;top:21206;width:69316;height:231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">
                    <v:imagedata r:id="rId68" o:title=""/>
                    <v:path arrowok="t"/>
                  </v:shape>
                </v:group>
                <v:shapetype id="_x0000_t202" coordsize="21600,21600" o:spt="202" path="m,l,21600r21600,l21600,xe">
                  <v:stroke joinstyle="miter"/>
                  <v:path gradientshapeok="t" o:connecttype="rect"/>
                </v:shapetype>
                <v:shape id="Text Box 6" o:spid="_x0000_s1030" type="#_x0000_t202" style="position:absolute;left:-52;top:-3015;width:69411;height:70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" stroked="f">
                  <v:textbox inset="0,0,0,0">
                    <w:txbxContent>
                      <w:p w14:paraId="1CB74BCF" w14:textId="77777777" w:rsidR="001F7A2E" w:rsidRPr="00C122BC" w:rsidRDefault="001F7A2E" w:rsidP="00E90BB3">
                        <w:pPr>
                          <w:pStyle w:val="Caption"/>
                          <w:ind w:left="900" w:hanging="900"/>
                          <w:rPr>
                            <w:noProof/>
                            <w:sz w:val="16"/>
                            <w:szCs w:val="16"/>
                          </w:rPr>
                        </w:pPr>
                        <w:bookmarkStart w:id="333" w:name="_Toc484788645"/>
                        <w:r>
                          <w:t xml:space="preserve">Figure </w:t>
                        </w:r>
                        <w:r>
                          <w:fldChar w:fldCharType="begin"/>
                        </w:r>
                        <w:r>
                          <w:instrText xml:space="preserve"> SEQ Figure \* ARABIC </w:instrText>
                        </w:r>
                        <w:r>
                          <w:fldChar w:fldCharType="separate"/>
                        </w:r>
                        <w:r>
                          <w:rPr>
                            <w:noProof/>
                          </w:rPr>
                          <w:t>2</w:t>
                        </w:r>
                        <w:r>
                          <w:fldChar w:fldCharType="end"/>
                        </w:r>
                        <w:r>
                          <w:rPr>
                            <w:noProof/>
                          </w:rPr>
                          <w:t xml:space="preserve">. </w:t>
                        </w:r>
                        <w:r w:rsidRPr="00D96720">
                          <w:rPr>
                            <w:noProof/>
                          </w:rPr>
                          <w:t>LOTEK Archival Tag Data Files</w:t>
                        </w:r>
                        <w:r w:rsidRPr="00D80CDA">
                          <w:rPr>
                            <w:b w:val="0"/>
                            <w:noProof/>
                          </w:rPr>
                          <w:t>.  [Top] Geophysical sensor, depth and time stamp columnar data . [Bottom]  Light based geolocation data with mission day and associated daily summary geophysical data</w:t>
                        </w:r>
                        <w:r>
                          <w:rPr>
                            <w:b w:val="0"/>
                            <w:noProof/>
                          </w:rPr>
                          <w:t>.  Linkage between detailed archival geophysical values (light, internal body temperature, ambient water temperature, light level) at depth time series is via mission day fields.</w:t>
                        </w:r>
                        <w:bookmarkEnd w:id="333"/>
                      </w:p>
                    </w:txbxContent>
                  </v:textbox>
                </v:shape>
                <w10:wrap type="tight"/>
              </v:group>
            </w:pict>
          </mc:Fallback>
        </mc:AlternateContent>
      </w:r>
    </w:p>
    <w:p w14:paraId="416EB6B4" w14:textId="77777777" w:rsidR="00E90BB3" w:rsidRDefault="00E90BB3" w:rsidP="00E90BB3">
      <w:pPr>
        <w:rPr>
          <w:rFonts w:asciiTheme="minorHAnsi" w:hAnsiTheme="minorHAnsi"/>
          <w:sz w:val="16"/>
          <w:szCs w:val="16"/>
          <w:lang w:val="en-GB"/>
        </w:rPr>
      </w:pPr>
    </w:p>
    <w:p w14:paraId="4F63E876" w14:textId="77777777" w:rsidR="00E90BB3" w:rsidRDefault="00E90BB3" w:rsidP="00E90BB3">
      <w:pPr>
        <w:rPr>
          <w:rFonts w:asciiTheme="minorHAnsi" w:hAnsiTheme="minorHAnsi"/>
          <w:sz w:val="16"/>
          <w:szCs w:val="16"/>
          <w:lang w:val="en-GB"/>
        </w:rPr>
      </w:pPr>
    </w:p>
    <w:p w14:paraId="46D9E53D" w14:textId="77777777" w:rsidR="00E90BB3" w:rsidRDefault="00E90BB3" w:rsidP="00E90BB3">
      <w:pPr>
        <w:spacing w:after="160" w:line="259" w:lineRule="auto"/>
        <w:jc w:val="left"/>
        <w:rPr>
          <w:rFonts w:asciiTheme="minorHAnsi" w:hAnsiTheme="minorHAnsi"/>
          <w:sz w:val="16"/>
          <w:szCs w:val="16"/>
          <w:lang w:val="en-GB"/>
        </w:rPr>
      </w:pPr>
      <w:r>
        <w:rPr>
          <w:rFonts w:asciiTheme="minorHAnsi" w:hAnsiTheme="minorHAnsi"/>
          <w:sz w:val="16"/>
          <w:szCs w:val="16"/>
          <w:lang w:val="en-GB"/>
        </w:rPr>
        <w:br w:type="page"/>
      </w:r>
    </w:p>
    <w:p w14:paraId="303C1DFE" w14:textId="77777777" w:rsidR="00E90BB3" w:rsidRDefault="00E90BB3" w:rsidP="00E90BB3">
      <w:pPr>
        <w:rPr>
          <w:rFonts w:asciiTheme="minorHAnsi" w:hAnsiTheme="minorHAnsi"/>
          <w:sz w:val="16"/>
          <w:szCs w:val="16"/>
          <w:lang w:val="en-GB"/>
        </w:rPr>
      </w:pPr>
      <w:r>
        <w:rPr>
          <w:rFonts w:asciiTheme="minorHAnsi" w:hAnsiTheme="minorHAnsi"/>
          <w:noProof/>
          <w:sz w:val="16"/>
          <w:szCs w:val="16"/>
        </w:rPr>
        <w:lastRenderedPageBreak/>
        <mc:AlternateContent>
          <mc:Choice Requires="wpg">
            <w:drawing>
              <wp:anchor distT="0" distB="0" distL="114300" distR="114300" simplePos="0" relativeHeight="251670528" behindDoc="0" locked="0" layoutInCell="1" allowOverlap="1" wp14:anchorId="2929FF7E" wp14:editId="4B3B46C9">
                <wp:simplePos x="0" y="0"/>
                <wp:positionH relativeFrom="column">
                  <wp:posOffset>58366</wp:posOffset>
                </wp:positionH>
                <wp:positionV relativeFrom="paragraph">
                  <wp:posOffset>38911</wp:posOffset>
                </wp:positionV>
                <wp:extent cx="6157595" cy="7664301"/>
                <wp:effectExtent l="0" t="0" r="0" b="0"/>
                <wp:wrapTight wrapText="bothSides">
                  <wp:wrapPolygon edited="0">
                    <wp:start x="0" y="0"/>
                    <wp:lineTo x="0" y="2362"/>
                    <wp:lineTo x="2205" y="2577"/>
                    <wp:lineTo x="2205" y="11597"/>
                    <wp:lineTo x="6682" y="12027"/>
                    <wp:lineTo x="10759" y="12027"/>
                    <wp:lineTo x="2673" y="12403"/>
                    <wp:lineTo x="2205" y="12403"/>
                    <wp:lineTo x="2205" y="21530"/>
                    <wp:lineTo x="14835" y="21530"/>
                    <wp:lineTo x="14969" y="12510"/>
                    <wp:lineTo x="14635" y="12403"/>
                    <wp:lineTo x="10759" y="12027"/>
                    <wp:lineTo x="12630" y="12027"/>
                    <wp:lineTo x="15169" y="11544"/>
                    <wp:lineTo x="15102" y="2577"/>
                    <wp:lineTo x="21518" y="2362"/>
                    <wp:lineTo x="21518" y="0"/>
                    <wp:lineTo x="0" y="0"/>
                  </wp:wrapPolygon>
                </wp:wrapTight>
                <wp:docPr id="12" name="Group 12"/>
                <wp:cNvGraphicFramePr/>
                <a:graphic xmlns:a="http://schemas.openxmlformats.org/drawingml/2006/main">
                  <a:graphicData uri="http://schemas.microsoft.com/office/word/2010/wordprocessingGroup">
                    <wpg:wgp>
                      <wpg:cNvGrpSpPr/>
                      <wpg:grpSpPr>
                        <a:xfrm>
                          <a:off x="0" y="0"/>
                          <a:ext cx="6157595" cy="7664301"/>
                          <a:chOff x="0" y="0"/>
                          <a:chExt cx="6157595" cy="7664301"/>
                        </a:xfrm>
                      </wpg:grpSpPr>
                      <wpg:grpSp>
                        <wpg:cNvPr id="10" name="Group 10"/>
                        <wpg:cNvGrpSpPr/>
                        <wpg:grpSpPr>
                          <a:xfrm>
                            <a:off x="661481" y="846306"/>
                            <a:ext cx="3618230" cy="6817995"/>
                            <a:chOff x="0" y="0"/>
                            <a:chExt cx="3618230" cy="6818076"/>
                          </a:xfrm>
                        </wpg:grpSpPr>
                        <pic:pic xmlns:pic="http://schemas.openxmlformats.org/drawingml/2006/picture">
                          <pic:nvPicPr>
                            <pic:cNvPr id="8" name="Picture 8"/>
                            <pic:cNvPicPr>
                              <a:picLocks noChangeAspect="1"/>
                            </pic:cNvPicPr>
                          </pic:nvPicPr>
                          <pic:blipFill>
                            <a:blip r:embed="rId69">
                              <a:extLst>
                                <a:ext uri="{28A0092B-C50C-407E-A947-70E740481C1C}">
                                  <a14:useLocalDpi xmlns:a14="http://schemas.microsoft.com/office/drawing/2010/main" val="0"/>
                                </a:ext>
                              </a:extLst>
                            </a:blip>
                            <a:stretch>
                              <a:fillRect/>
                            </a:stretch>
                          </pic:blipFill>
                          <pic:spPr>
                            <a:xfrm>
                              <a:off x="0" y="0"/>
                              <a:ext cx="3618230" cy="3261360"/>
                            </a:xfrm>
                            <a:prstGeom prst="rect">
                              <a:avLst/>
                            </a:prstGeom>
                          </pic:spPr>
                        </pic:pic>
                        <pic:pic xmlns:pic="http://schemas.openxmlformats.org/drawingml/2006/picture">
                          <pic:nvPicPr>
                            <pic:cNvPr id="9" name="Picture 9"/>
                            <pic:cNvPicPr>
                              <a:picLocks noChangeAspect="1"/>
                            </pic:cNvPicPr>
                          </pic:nvPicPr>
                          <pic:blipFill>
                            <a:blip r:embed="rId70">
                              <a:extLst>
                                <a:ext uri="{28A0092B-C50C-407E-A947-70E740481C1C}">
                                  <a14:useLocalDpi xmlns:a14="http://schemas.microsoft.com/office/drawing/2010/main" val="0"/>
                                </a:ext>
                              </a:extLst>
                            </a:blip>
                            <a:stretch>
                              <a:fillRect/>
                            </a:stretch>
                          </pic:blipFill>
                          <pic:spPr>
                            <a:xfrm>
                              <a:off x="0" y="3570051"/>
                              <a:ext cx="3552825" cy="3248025"/>
                            </a:xfrm>
                            <a:prstGeom prst="rect">
                              <a:avLst/>
                            </a:prstGeom>
                          </pic:spPr>
                        </pic:pic>
                      </wpg:grpSp>
                      <wps:wsp>
                        <wps:cNvPr id="11" name="Text Box 11"/>
                        <wps:cNvSpPr txBox="1"/>
                        <wps:spPr>
                          <a:xfrm>
                            <a:off x="0" y="0"/>
                            <a:ext cx="6157595" cy="845820"/>
                          </a:xfrm>
                          <a:prstGeom prst="rect">
                            <a:avLst/>
                          </a:prstGeom>
                          <a:solidFill>
                            <a:prstClr val="white"/>
                          </a:solidFill>
                          <a:ln>
                            <a:noFill/>
                          </a:ln>
                        </wps:spPr>
                        <wps:txbx>
                          <w:txbxContent>
                            <w:p w14:paraId="4AEF1607" w14:textId="77777777" w:rsidR="001F7A2E" w:rsidRPr="00130305" w:rsidRDefault="001F7A2E" w:rsidP="00E90BB3">
                              <w:pPr>
                                <w:pStyle w:val="Caption"/>
                                <w:ind w:left="900" w:hanging="900"/>
                                <w:rPr>
                                  <w:noProof/>
                                  <w:sz w:val="16"/>
                                  <w:szCs w:val="16"/>
                                </w:rPr>
                              </w:pPr>
                              <w:bookmarkStart w:id="333" w:name="_Toc484788646"/>
                              <w:r>
                                <w:t xml:space="preserve">Figure </w:t>
                              </w:r>
                              <w:r>
                                <w:fldChar w:fldCharType="begin"/>
                              </w:r>
                              <w:r>
                                <w:instrText xml:space="preserve"> SEQ Figure \* ARABIC </w:instrText>
                              </w:r>
                              <w:r>
                                <w:fldChar w:fldCharType="separate"/>
                              </w:r>
                              <w:r>
                                <w:rPr>
                                  <w:noProof/>
                                </w:rPr>
                                <w:t>3</w:t>
                              </w:r>
                              <w:r>
                                <w:fldChar w:fldCharType="end"/>
                              </w:r>
                              <w:r>
                                <w:t xml:space="preserve">. </w:t>
                              </w:r>
                              <w:r w:rsidRPr="00D96720">
                                <w:t>Wildlife Computers Archival Tag Data Files</w:t>
                              </w:r>
                              <w:r w:rsidRPr="00F77116">
                                <w:rPr>
                                  <w:b w:val="0"/>
                                </w:rPr>
                                <w:t>.</w:t>
                              </w:r>
                              <w:r>
                                <w:rPr>
                                  <w:b w:val="0"/>
                                </w:rPr>
                                <w:t xml:space="preserve"> [</w:t>
                              </w:r>
                              <w:r w:rsidRPr="00D80CDA">
                                <w:rPr>
                                  <w:b w:val="0"/>
                                  <w:noProof/>
                                </w:rPr>
                                <w:t>Top] Geophysical sensor</w:t>
                              </w:r>
                              <w:r>
                                <w:rPr>
                                  <w:b w:val="0"/>
                                  <w:noProof/>
                                </w:rPr>
                                <w:t xml:space="preserve"> data (light, internal body temperature, ambient water temperature, light level)</w:t>
                              </w:r>
                              <w:r w:rsidRPr="00D80CDA">
                                <w:rPr>
                                  <w:b w:val="0"/>
                                  <w:noProof/>
                                </w:rPr>
                                <w:t>, depth and time stamp columnar data . [Bottom]  Light based geolocation data with mission day and associated daily summary geophysical data</w:t>
                              </w:r>
                              <w:r>
                                <w:rPr>
                                  <w:b w:val="0"/>
                                  <w:noProof/>
                                </w:rPr>
                                <w:t>.  Linkage between detailed archival geophysical values  at depth time series is via date/time fields.</w:t>
                              </w:r>
                              <w:bookmarkEnd w:id="33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2929FF7E" id="Group 12" o:spid="_x0000_s1031" style="position:absolute;left:0;text-align:left;margin-left:4.6pt;margin-top:3.05pt;width:484.85pt;height:603.5pt;z-index:251670528" coordsize="61575,766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">
                <v:group id="Group 10" o:spid="_x0000_s1032" style="position:absolute;left:6614;top:8463;width:36183;height:68180" coordsize="36182,68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shape id="Picture 8" o:spid="_x0000_s1033" type="#_x0000_t75" style="position:absolute;width:36182;height:326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">
                    <v:imagedata r:id="rId71" o:title=""/>
                    <v:path arrowok="t"/>
                  </v:shape>
                  <v:shape id="Picture 9" o:spid="_x0000_s1034" type="#_x0000_t75" style="position:absolute;top:35700;width:35528;height:324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">
                    <v:imagedata r:id="rId72" o:title=""/>
                    <v:path arrowok="t"/>
                  </v:shape>
                </v:group>
                <v:shape id="Text Box 11" o:spid="_x0000_s1035" type="#_x0000_t202" style="position:absolute;width:61575;height:8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" stroked="f">
                  <v:textbox inset="0,0,0,0">
                    <w:txbxContent>
                      <w:p w14:paraId="4AEF1607" w14:textId="77777777" w:rsidR="001F7A2E" w:rsidRPr="00130305" w:rsidRDefault="001F7A2E" w:rsidP="00E90BB3">
                        <w:pPr>
                          <w:pStyle w:val="Caption"/>
                          <w:ind w:left="900" w:hanging="900"/>
                          <w:rPr>
                            <w:noProof/>
                            <w:sz w:val="16"/>
                            <w:szCs w:val="16"/>
                          </w:rPr>
                        </w:pPr>
                        <w:bookmarkStart w:id="335" w:name="_Toc484788646"/>
                        <w:r>
                          <w:t xml:space="preserve">Figure </w:t>
                        </w:r>
                        <w:r>
                          <w:fldChar w:fldCharType="begin"/>
                        </w:r>
                        <w:r>
                          <w:instrText xml:space="preserve"> SEQ Figure \* ARABIC </w:instrText>
                        </w:r>
                        <w:r>
                          <w:fldChar w:fldCharType="separate"/>
                        </w:r>
                        <w:r>
                          <w:rPr>
                            <w:noProof/>
                          </w:rPr>
                          <w:t>3</w:t>
                        </w:r>
                        <w:r>
                          <w:fldChar w:fldCharType="end"/>
                        </w:r>
                        <w:r>
                          <w:t xml:space="preserve">. </w:t>
                        </w:r>
                        <w:r w:rsidRPr="00D96720">
                          <w:t>Wildlife Computers Archival Tag Data Files</w:t>
                        </w:r>
                        <w:r w:rsidRPr="00F77116">
                          <w:rPr>
                            <w:b w:val="0"/>
                          </w:rPr>
                          <w:t>.</w:t>
                        </w:r>
                        <w:r>
                          <w:rPr>
                            <w:b w:val="0"/>
                          </w:rPr>
                          <w:t xml:space="preserve"> [</w:t>
                        </w:r>
                        <w:r w:rsidRPr="00D80CDA">
                          <w:rPr>
                            <w:b w:val="0"/>
                            <w:noProof/>
                          </w:rPr>
                          <w:t>Top] Geophysical sensor</w:t>
                        </w:r>
                        <w:r>
                          <w:rPr>
                            <w:b w:val="0"/>
                            <w:noProof/>
                          </w:rPr>
                          <w:t xml:space="preserve"> data (light, internal body temperature, ambient water temperature, light level)</w:t>
                        </w:r>
                        <w:r w:rsidRPr="00D80CDA">
                          <w:rPr>
                            <w:b w:val="0"/>
                            <w:noProof/>
                          </w:rPr>
                          <w:t>, depth and time stamp columnar data . [Bottom]  Light based geolocation data with mission day and associated daily summary geophysical data</w:t>
                        </w:r>
                        <w:r>
                          <w:rPr>
                            <w:b w:val="0"/>
                            <w:noProof/>
                          </w:rPr>
                          <w:t>.  Linkage between detailed archival geophysical values  at depth time series is via date/time fields.</w:t>
                        </w:r>
                        <w:bookmarkEnd w:id="335"/>
                      </w:p>
                    </w:txbxContent>
                  </v:textbox>
                </v:shape>
                <w10:wrap type="tight"/>
              </v:group>
            </w:pict>
          </mc:Fallback>
        </mc:AlternateContent>
      </w:r>
    </w:p>
    <w:p w14:paraId="0D576208" w14:textId="77777777" w:rsidR="00E90BB3" w:rsidRDefault="00E90BB3" w:rsidP="00E90BB3">
      <w:pPr>
        <w:rPr>
          <w:rFonts w:asciiTheme="minorHAnsi" w:hAnsiTheme="minorHAnsi"/>
          <w:sz w:val="16"/>
          <w:szCs w:val="16"/>
          <w:lang w:val="en-GB"/>
        </w:rPr>
      </w:pPr>
    </w:p>
    <w:p w14:paraId="6C588EB1" w14:textId="77777777" w:rsidR="00E90BB3" w:rsidRDefault="00E90BB3" w:rsidP="00E90BB3">
      <w:pPr>
        <w:rPr>
          <w:rFonts w:asciiTheme="minorHAnsi" w:hAnsiTheme="minorHAnsi"/>
          <w:sz w:val="16"/>
          <w:szCs w:val="16"/>
          <w:lang w:val="en-GB"/>
        </w:rPr>
      </w:pPr>
    </w:p>
    <w:p w14:paraId="1C670893" w14:textId="77777777" w:rsidR="00E90BB3" w:rsidRDefault="00E90BB3" w:rsidP="00E90BB3">
      <w:pPr>
        <w:rPr>
          <w:rFonts w:asciiTheme="minorHAnsi" w:hAnsiTheme="minorHAnsi"/>
          <w:sz w:val="16"/>
          <w:szCs w:val="16"/>
          <w:lang w:val="en-GB"/>
        </w:rPr>
      </w:pPr>
    </w:p>
    <w:p w14:paraId="37C0B503" w14:textId="77777777" w:rsidR="00E90BB3" w:rsidRDefault="00E90BB3" w:rsidP="00E90BB3">
      <w:pPr>
        <w:rPr>
          <w:rFonts w:asciiTheme="minorHAnsi" w:hAnsiTheme="minorHAnsi"/>
          <w:sz w:val="16"/>
          <w:szCs w:val="16"/>
          <w:lang w:val="en-GB"/>
        </w:rPr>
      </w:pPr>
    </w:p>
    <w:p w14:paraId="76ED041C" w14:textId="77777777" w:rsidR="00E90BB3" w:rsidRDefault="00E90BB3" w:rsidP="00E90BB3">
      <w:pPr>
        <w:rPr>
          <w:rFonts w:asciiTheme="minorHAnsi" w:hAnsiTheme="minorHAnsi"/>
          <w:sz w:val="16"/>
          <w:szCs w:val="16"/>
          <w:lang w:val="en-GB"/>
        </w:rPr>
      </w:pPr>
    </w:p>
    <w:p w14:paraId="7DC3A612" w14:textId="77777777" w:rsidR="00E90BB3" w:rsidRDefault="00E90BB3" w:rsidP="00E90BB3">
      <w:pPr>
        <w:rPr>
          <w:rFonts w:asciiTheme="minorHAnsi" w:hAnsiTheme="minorHAnsi"/>
          <w:sz w:val="16"/>
          <w:szCs w:val="16"/>
          <w:lang w:val="en-GB"/>
        </w:rPr>
      </w:pPr>
    </w:p>
    <w:p w14:paraId="55C70323" w14:textId="77777777" w:rsidR="00E90BB3" w:rsidRDefault="00E90BB3" w:rsidP="00E90BB3">
      <w:pPr>
        <w:rPr>
          <w:rFonts w:asciiTheme="minorHAnsi" w:hAnsiTheme="minorHAnsi"/>
          <w:sz w:val="16"/>
          <w:szCs w:val="16"/>
          <w:lang w:val="en-GB"/>
        </w:rPr>
      </w:pPr>
    </w:p>
    <w:p w14:paraId="4ED046A2" w14:textId="77777777" w:rsidR="00E90BB3" w:rsidRDefault="00E90BB3" w:rsidP="00E90BB3">
      <w:pPr>
        <w:rPr>
          <w:rFonts w:asciiTheme="minorHAnsi" w:hAnsiTheme="minorHAnsi"/>
          <w:sz w:val="16"/>
          <w:szCs w:val="16"/>
          <w:lang w:val="en-GB"/>
        </w:rPr>
      </w:pPr>
    </w:p>
    <w:p w14:paraId="2732846D" w14:textId="77777777" w:rsidR="00E90BB3" w:rsidRDefault="00E90BB3" w:rsidP="00E90BB3">
      <w:pPr>
        <w:rPr>
          <w:rFonts w:asciiTheme="minorHAnsi" w:hAnsiTheme="minorHAnsi"/>
          <w:sz w:val="16"/>
          <w:szCs w:val="16"/>
          <w:lang w:val="en-GB"/>
        </w:rPr>
      </w:pPr>
    </w:p>
    <w:p w14:paraId="580F1FB0" w14:textId="77777777" w:rsidR="00E90BB3" w:rsidRDefault="00E90BB3" w:rsidP="00E90BB3">
      <w:pPr>
        <w:rPr>
          <w:rFonts w:asciiTheme="minorHAnsi" w:hAnsiTheme="minorHAnsi"/>
          <w:sz w:val="16"/>
          <w:szCs w:val="16"/>
          <w:lang w:val="en-GB"/>
        </w:rPr>
      </w:pPr>
    </w:p>
    <w:p w14:paraId="573F97D3" w14:textId="77777777" w:rsidR="00E90BB3" w:rsidRDefault="00E90BB3" w:rsidP="00E90BB3">
      <w:pPr>
        <w:rPr>
          <w:rFonts w:asciiTheme="minorHAnsi" w:hAnsiTheme="minorHAnsi"/>
          <w:sz w:val="16"/>
          <w:szCs w:val="16"/>
          <w:lang w:val="en-GB"/>
        </w:rPr>
      </w:pPr>
    </w:p>
    <w:p w14:paraId="3DB06147" w14:textId="77777777" w:rsidR="00E90BB3" w:rsidRDefault="00E90BB3" w:rsidP="00E90BB3">
      <w:pPr>
        <w:rPr>
          <w:rFonts w:asciiTheme="minorHAnsi" w:hAnsiTheme="minorHAnsi"/>
          <w:sz w:val="16"/>
          <w:szCs w:val="16"/>
          <w:lang w:val="en-GB"/>
        </w:rPr>
      </w:pPr>
    </w:p>
    <w:p w14:paraId="3290C2A7" w14:textId="77777777" w:rsidR="00E90BB3" w:rsidRDefault="00E90BB3" w:rsidP="00E90BB3">
      <w:pPr>
        <w:rPr>
          <w:rFonts w:asciiTheme="minorHAnsi" w:hAnsiTheme="minorHAnsi"/>
          <w:sz w:val="16"/>
          <w:szCs w:val="16"/>
          <w:lang w:val="en-GB"/>
        </w:rPr>
      </w:pPr>
    </w:p>
    <w:p w14:paraId="76883CAF" w14:textId="77777777" w:rsidR="00E90BB3" w:rsidRDefault="00E90BB3" w:rsidP="00E90BB3">
      <w:pPr>
        <w:rPr>
          <w:rFonts w:asciiTheme="minorHAnsi" w:hAnsiTheme="minorHAnsi"/>
          <w:sz w:val="16"/>
          <w:szCs w:val="16"/>
          <w:lang w:val="en-GB"/>
        </w:rPr>
      </w:pPr>
    </w:p>
    <w:p w14:paraId="638CF25E" w14:textId="77777777" w:rsidR="00E90BB3" w:rsidRDefault="00E90BB3" w:rsidP="00E90BB3">
      <w:pPr>
        <w:rPr>
          <w:rFonts w:asciiTheme="minorHAnsi" w:hAnsiTheme="minorHAnsi"/>
          <w:sz w:val="16"/>
          <w:szCs w:val="16"/>
          <w:lang w:val="en-GB"/>
        </w:rPr>
      </w:pPr>
    </w:p>
    <w:p w14:paraId="313AF676" w14:textId="77777777" w:rsidR="00E90BB3" w:rsidRDefault="00E90BB3" w:rsidP="00E90BB3">
      <w:pPr>
        <w:rPr>
          <w:rFonts w:asciiTheme="minorHAnsi" w:hAnsiTheme="minorHAnsi"/>
          <w:sz w:val="16"/>
          <w:szCs w:val="16"/>
          <w:lang w:val="en-GB"/>
        </w:rPr>
      </w:pPr>
    </w:p>
    <w:p w14:paraId="3E0DDF70" w14:textId="77777777" w:rsidR="00E90BB3" w:rsidRDefault="00E90BB3" w:rsidP="00E90BB3">
      <w:pPr>
        <w:rPr>
          <w:rFonts w:asciiTheme="minorHAnsi" w:hAnsiTheme="minorHAnsi"/>
          <w:sz w:val="16"/>
          <w:szCs w:val="16"/>
          <w:lang w:val="en-GB"/>
        </w:rPr>
      </w:pPr>
    </w:p>
    <w:p w14:paraId="3541ABF9" w14:textId="77777777" w:rsidR="00E90BB3" w:rsidRDefault="00E90BB3" w:rsidP="00E90BB3">
      <w:pPr>
        <w:rPr>
          <w:rFonts w:asciiTheme="minorHAnsi" w:hAnsiTheme="minorHAnsi"/>
          <w:sz w:val="16"/>
          <w:szCs w:val="16"/>
          <w:lang w:val="en-GB"/>
        </w:rPr>
      </w:pPr>
    </w:p>
    <w:p w14:paraId="336F3298" w14:textId="77777777" w:rsidR="00E90BB3" w:rsidRDefault="00E90BB3" w:rsidP="00E90BB3">
      <w:pPr>
        <w:rPr>
          <w:rFonts w:asciiTheme="minorHAnsi" w:hAnsiTheme="minorHAnsi"/>
          <w:sz w:val="16"/>
          <w:szCs w:val="16"/>
          <w:lang w:val="en-GB"/>
        </w:rPr>
      </w:pPr>
    </w:p>
    <w:p w14:paraId="4BF4C177" w14:textId="77777777" w:rsidR="00E90BB3" w:rsidRDefault="00E90BB3" w:rsidP="00E90BB3">
      <w:pPr>
        <w:rPr>
          <w:rFonts w:asciiTheme="minorHAnsi" w:hAnsiTheme="minorHAnsi"/>
          <w:sz w:val="16"/>
          <w:szCs w:val="16"/>
          <w:lang w:val="en-GB"/>
        </w:rPr>
      </w:pPr>
    </w:p>
    <w:p w14:paraId="07AEE0AE" w14:textId="77777777" w:rsidR="00E90BB3" w:rsidRDefault="00E90BB3" w:rsidP="00E90BB3">
      <w:pPr>
        <w:rPr>
          <w:rFonts w:asciiTheme="minorHAnsi" w:hAnsiTheme="minorHAnsi"/>
          <w:sz w:val="16"/>
          <w:szCs w:val="16"/>
          <w:lang w:val="en-GB"/>
        </w:rPr>
      </w:pPr>
    </w:p>
    <w:p w14:paraId="5AEE1CA5" w14:textId="77777777" w:rsidR="00E90BB3" w:rsidRDefault="00E90BB3" w:rsidP="00E90BB3">
      <w:pPr>
        <w:rPr>
          <w:rFonts w:asciiTheme="minorHAnsi" w:hAnsiTheme="minorHAnsi"/>
          <w:sz w:val="16"/>
          <w:szCs w:val="16"/>
          <w:lang w:val="en-GB"/>
        </w:rPr>
      </w:pPr>
    </w:p>
    <w:p w14:paraId="7BCDD0F0" w14:textId="77777777" w:rsidR="00E90BB3" w:rsidRDefault="00E90BB3" w:rsidP="00E90BB3">
      <w:pPr>
        <w:rPr>
          <w:rFonts w:asciiTheme="minorHAnsi" w:hAnsiTheme="minorHAnsi"/>
          <w:sz w:val="16"/>
          <w:szCs w:val="16"/>
          <w:lang w:val="en-GB"/>
        </w:rPr>
      </w:pPr>
    </w:p>
    <w:p w14:paraId="21D56FB7" w14:textId="77777777" w:rsidR="00E90BB3" w:rsidRDefault="00E90BB3" w:rsidP="00E90BB3">
      <w:pPr>
        <w:rPr>
          <w:rFonts w:asciiTheme="minorHAnsi" w:hAnsiTheme="minorHAnsi"/>
          <w:sz w:val="16"/>
          <w:szCs w:val="16"/>
          <w:lang w:val="en-GB"/>
        </w:rPr>
      </w:pPr>
    </w:p>
    <w:p w14:paraId="142B81F2" w14:textId="77777777" w:rsidR="00E90BB3" w:rsidRDefault="00E90BB3" w:rsidP="00E90BB3">
      <w:pPr>
        <w:rPr>
          <w:rFonts w:asciiTheme="minorHAnsi" w:hAnsiTheme="minorHAnsi"/>
          <w:sz w:val="16"/>
          <w:szCs w:val="16"/>
          <w:lang w:val="en-GB"/>
        </w:rPr>
      </w:pPr>
    </w:p>
    <w:p w14:paraId="6424D8CF" w14:textId="77777777" w:rsidR="00E90BB3" w:rsidRDefault="00E90BB3" w:rsidP="00E90BB3">
      <w:pPr>
        <w:rPr>
          <w:rFonts w:asciiTheme="minorHAnsi" w:hAnsiTheme="minorHAnsi"/>
          <w:sz w:val="16"/>
          <w:szCs w:val="16"/>
          <w:lang w:val="en-GB"/>
        </w:rPr>
      </w:pPr>
    </w:p>
    <w:p w14:paraId="749E6A5E" w14:textId="77777777" w:rsidR="00E90BB3" w:rsidRDefault="00E90BB3" w:rsidP="00E90BB3">
      <w:pPr>
        <w:rPr>
          <w:rFonts w:asciiTheme="minorHAnsi" w:hAnsiTheme="minorHAnsi"/>
          <w:sz w:val="16"/>
          <w:szCs w:val="16"/>
          <w:lang w:val="en-GB"/>
        </w:rPr>
      </w:pPr>
    </w:p>
    <w:p w14:paraId="7C638AEF" w14:textId="77777777" w:rsidR="00E90BB3" w:rsidRDefault="00E90BB3" w:rsidP="00E90BB3">
      <w:pPr>
        <w:rPr>
          <w:rFonts w:asciiTheme="minorHAnsi" w:hAnsiTheme="minorHAnsi"/>
          <w:sz w:val="16"/>
          <w:szCs w:val="16"/>
          <w:lang w:val="en-GB"/>
        </w:rPr>
      </w:pPr>
    </w:p>
    <w:p w14:paraId="11D5FD85" w14:textId="77777777" w:rsidR="00E90BB3" w:rsidRDefault="00E90BB3" w:rsidP="00E90BB3">
      <w:pPr>
        <w:rPr>
          <w:rFonts w:asciiTheme="minorHAnsi" w:hAnsiTheme="minorHAnsi"/>
          <w:sz w:val="16"/>
          <w:szCs w:val="16"/>
          <w:lang w:val="en-GB"/>
        </w:rPr>
      </w:pPr>
    </w:p>
    <w:p w14:paraId="596B932F" w14:textId="77777777" w:rsidR="00E90BB3" w:rsidRDefault="00E90BB3" w:rsidP="00E90BB3">
      <w:pPr>
        <w:rPr>
          <w:rFonts w:asciiTheme="minorHAnsi" w:hAnsiTheme="minorHAnsi"/>
          <w:sz w:val="16"/>
          <w:szCs w:val="16"/>
          <w:lang w:val="en-GB"/>
        </w:rPr>
      </w:pPr>
    </w:p>
    <w:p w14:paraId="0EFA50F0" w14:textId="77777777" w:rsidR="00E90BB3" w:rsidRDefault="00E90BB3" w:rsidP="00E90BB3">
      <w:pPr>
        <w:rPr>
          <w:rFonts w:asciiTheme="minorHAnsi" w:hAnsiTheme="minorHAnsi"/>
          <w:sz w:val="16"/>
          <w:szCs w:val="16"/>
          <w:lang w:val="en-GB"/>
        </w:rPr>
      </w:pPr>
    </w:p>
    <w:p w14:paraId="33FFB904" w14:textId="77777777" w:rsidR="00E90BB3" w:rsidRDefault="00E90BB3" w:rsidP="00E90BB3">
      <w:pPr>
        <w:rPr>
          <w:rFonts w:asciiTheme="minorHAnsi" w:hAnsiTheme="minorHAnsi"/>
          <w:sz w:val="16"/>
          <w:szCs w:val="16"/>
          <w:lang w:val="en-GB"/>
        </w:rPr>
      </w:pPr>
    </w:p>
    <w:p w14:paraId="7469A046" w14:textId="77777777" w:rsidR="00E90BB3" w:rsidRDefault="00E90BB3" w:rsidP="00E90BB3">
      <w:pPr>
        <w:rPr>
          <w:rFonts w:asciiTheme="minorHAnsi" w:hAnsiTheme="minorHAnsi"/>
          <w:sz w:val="16"/>
          <w:szCs w:val="16"/>
          <w:lang w:val="en-GB"/>
        </w:rPr>
      </w:pPr>
    </w:p>
    <w:p w14:paraId="133684C2" w14:textId="77777777" w:rsidR="00E90BB3" w:rsidRDefault="00E90BB3" w:rsidP="00E90BB3">
      <w:pPr>
        <w:rPr>
          <w:rFonts w:asciiTheme="minorHAnsi" w:hAnsiTheme="minorHAnsi"/>
          <w:sz w:val="16"/>
          <w:szCs w:val="16"/>
          <w:lang w:val="en-GB"/>
        </w:rPr>
      </w:pPr>
    </w:p>
    <w:p w14:paraId="2D8FCC89" w14:textId="77777777" w:rsidR="00E90BB3" w:rsidRDefault="00E90BB3" w:rsidP="00E90BB3">
      <w:pPr>
        <w:rPr>
          <w:rFonts w:asciiTheme="minorHAnsi" w:hAnsiTheme="minorHAnsi"/>
          <w:sz w:val="16"/>
          <w:szCs w:val="16"/>
          <w:lang w:val="en-GB"/>
        </w:rPr>
      </w:pPr>
    </w:p>
    <w:p w14:paraId="00A6773E" w14:textId="77777777" w:rsidR="00E90BB3" w:rsidRDefault="00E90BB3" w:rsidP="00E90BB3">
      <w:pPr>
        <w:rPr>
          <w:rFonts w:asciiTheme="minorHAnsi" w:hAnsiTheme="minorHAnsi"/>
          <w:sz w:val="16"/>
          <w:szCs w:val="16"/>
          <w:lang w:val="en-GB"/>
        </w:rPr>
      </w:pPr>
    </w:p>
    <w:p w14:paraId="0D394657" w14:textId="77777777" w:rsidR="00E90BB3" w:rsidRDefault="00E90BB3" w:rsidP="00E90BB3">
      <w:pPr>
        <w:rPr>
          <w:rFonts w:asciiTheme="minorHAnsi" w:hAnsiTheme="minorHAnsi"/>
          <w:sz w:val="16"/>
          <w:szCs w:val="16"/>
          <w:lang w:val="en-GB"/>
        </w:rPr>
      </w:pPr>
    </w:p>
    <w:p w14:paraId="694C2FA7" w14:textId="77777777" w:rsidR="00E90BB3" w:rsidRDefault="00E90BB3" w:rsidP="00E90BB3">
      <w:pPr>
        <w:rPr>
          <w:rFonts w:asciiTheme="minorHAnsi" w:hAnsiTheme="minorHAnsi"/>
          <w:sz w:val="16"/>
          <w:szCs w:val="16"/>
          <w:lang w:val="en-GB"/>
        </w:rPr>
      </w:pPr>
    </w:p>
    <w:p w14:paraId="2ACCF9EA" w14:textId="77777777" w:rsidR="00E90BB3" w:rsidRDefault="00E90BB3" w:rsidP="00E90BB3">
      <w:pPr>
        <w:rPr>
          <w:rFonts w:asciiTheme="minorHAnsi" w:hAnsiTheme="minorHAnsi"/>
          <w:sz w:val="16"/>
          <w:szCs w:val="16"/>
          <w:lang w:val="en-GB"/>
        </w:rPr>
      </w:pPr>
    </w:p>
    <w:p w14:paraId="149C58E2" w14:textId="77777777" w:rsidR="00E90BB3" w:rsidRDefault="00E90BB3" w:rsidP="00E90BB3">
      <w:pPr>
        <w:rPr>
          <w:rFonts w:asciiTheme="minorHAnsi" w:hAnsiTheme="minorHAnsi"/>
          <w:sz w:val="16"/>
          <w:szCs w:val="16"/>
          <w:lang w:val="en-GB"/>
        </w:rPr>
      </w:pPr>
    </w:p>
    <w:p w14:paraId="4D0A8588" w14:textId="77777777" w:rsidR="00E90BB3" w:rsidRDefault="00E90BB3" w:rsidP="00E90BB3">
      <w:pPr>
        <w:rPr>
          <w:rFonts w:asciiTheme="minorHAnsi" w:hAnsiTheme="minorHAnsi"/>
          <w:sz w:val="16"/>
          <w:szCs w:val="16"/>
          <w:lang w:val="en-GB"/>
        </w:rPr>
      </w:pPr>
    </w:p>
    <w:p w14:paraId="27B18B6C" w14:textId="77777777" w:rsidR="00E90BB3" w:rsidRDefault="00E90BB3" w:rsidP="00E90BB3">
      <w:pPr>
        <w:rPr>
          <w:rFonts w:asciiTheme="minorHAnsi" w:hAnsiTheme="minorHAnsi"/>
          <w:sz w:val="16"/>
          <w:szCs w:val="16"/>
          <w:lang w:val="en-GB"/>
        </w:rPr>
      </w:pPr>
    </w:p>
    <w:p w14:paraId="613E7FFB" w14:textId="77777777" w:rsidR="00E90BB3" w:rsidRDefault="00E90BB3" w:rsidP="00E90BB3">
      <w:pPr>
        <w:rPr>
          <w:rFonts w:asciiTheme="minorHAnsi" w:hAnsiTheme="minorHAnsi"/>
          <w:sz w:val="16"/>
          <w:szCs w:val="16"/>
          <w:lang w:val="en-GB"/>
        </w:rPr>
      </w:pPr>
    </w:p>
    <w:p w14:paraId="35C0A08B" w14:textId="77777777" w:rsidR="00E90BB3" w:rsidRDefault="00E90BB3" w:rsidP="00E90BB3">
      <w:pPr>
        <w:rPr>
          <w:rFonts w:asciiTheme="minorHAnsi" w:hAnsiTheme="minorHAnsi"/>
          <w:sz w:val="16"/>
          <w:szCs w:val="16"/>
          <w:lang w:val="en-GB"/>
        </w:rPr>
      </w:pPr>
    </w:p>
    <w:p w14:paraId="39DBBE9A" w14:textId="77777777" w:rsidR="00E90BB3" w:rsidRDefault="00E90BB3" w:rsidP="00E90BB3">
      <w:pPr>
        <w:rPr>
          <w:rFonts w:asciiTheme="minorHAnsi" w:hAnsiTheme="minorHAnsi"/>
          <w:sz w:val="16"/>
          <w:szCs w:val="16"/>
          <w:lang w:val="en-GB"/>
        </w:rPr>
      </w:pPr>
    </w:p>
    <w:p w14:paraId="3E2BE613" w14:textId="77777777" w:rsidR="00E90BB3" w:rsidRDefault="00E90BB3" w:rsidP="00E90BB3">
      <w:pPr>
        <w:rPr>
          <w:rFonts w:asciiTheme="minorHAnsi" w:hAnsiTheme="minorHAnsi"/>
          <w:sz w:val="16"/>
          <w:szCs w:val="16"/>
          <w:lang w:val="en-GB"/>
        </w:rPr>
      </w:pPr>
    </w:p>
    <w:p w14:paraId="35262F5C" w14:textId="77777777" w:rsidR="00E90BB3" w:rsidRDefault="00E90BB3" w:rsidP="00E90BB3">
      <w:pPr>
        <w:rPr>
          <w:rFonts w:asciiTheme="minorHAnsi" w:hAnsiTheme="minorHAnsi"/>
          <w:sz w:val="16"/>
          <w:szCs w:val="16"/>
          <w:lang w:val="en-GB"/>
        </w:rPr>
      </w:pPr>
    </w:p>
    <w:p w14:paraId="14F3A8B4" w14:textId="77777777" w:rsidR="00E90BB3" w:rsidRDefault="00E90BB3" w:rsidP="00E90BB3">
      <w:pPr>
        <w:spacing w:after="160" w:line="259" w:lineRule="auto"/>
        <w:jc w:val="left"/>
        <w:rPr>
          <w:rFonts w:asciiTheme="minorHAnsi" w:hAnsiTheme="minorHAnsi"/>
          <w:sz w:val="16"/>
          <w:szCs w:val="16"/>
          <w:lang w:val="en-GB"/>
        </w:rPr>
      </w:pPr>
      <w:r>
        <w:rPr>
          <w:rFonts w:asciiTheme="minorHAnsi" w:hAnsiTheme="minorHAnsi"/>
          <w:sz w:val="16"/>
          <w:szCs w:val="16"/>
          <w:lang w:val="en-GB"/>
        </w:rPr>
        <w:br w:type="page"/>
      </w:r>
    </w:p>
    <w:p w14:paraId="629BB16B" w14:textId="77777777" w:rsidR="00E90BB3" w:rsidRDefault="00E90BB3" w:rsidP="00E90BB3">
      <w:pPr>
        <w:rPr>
          <w:rFonts w:asciiTheme="minorHAnsi" w:hAnsiTheme="minorHAnsi"/>
          <w:sz w:val="16"/>
          <w:szCs w:val="16"/>
          <w:lang w:val="en-GB"/>
        </w:rPr>
      </w:pPr>
      <w:r>
        <w:rPr>
          <w:rFonts w:asciiTheme="minorHAnsi" w:hAnsiTheme="minorHAnsi"/>
          <w:noProof/>
          <w:sz w:val="16"/>
          <w:szCs w:val="16"/>
        </w:rPr>
        <w:lastRenderedPageBreak/>
        <mc:AlternateContent>
          <mc:Choice Requires="wpg">
            <w:drawing>
              <wp:anchor distT="0" distB="0" distL="114300" distR="114300" simplePos="0" relativeHeight="251671552" behindDoc="0" locked="0" layoutInCell="1" allowOverlap="1" wp14:anchorId="3C1767D5" wp14:editId="68F735E9">
                <wp:simplePos x="0" y="0"/>
                <wp:positionH relativeFrom="column">
                  <wp:posOffset>-107004</wp:posOffset>
                </wp:positionH>
                <wp:positionV relativeFrom="paragraph">
                  <wp:posOffset>29183</wp:posOffset>
                </wp:positionV>
                <wp:extent cx="6619996" cy="7366054"/>
                <wp:effectExtent l="0" t="0" r="9525" b="6350"/>
                <wp:wrapTight wrapText="bothSides">
                  <wp:wrapPolygon edited="0">
                    <wp:start x="0" y="0"/>
                    <wp:lineTo x="0" y="1899"/>
                    <wp:lineTo x="497" y="2681"/>
                    <wp:lineTo x="497" y="15530"/>
                    <wp:lineTo x="7210" y="16088"/>
                    <wp:lineTo x="186" y="16088"/>
                    <wp:lineTo x="186" y="21563"/>
                    <wp:lineTo x="21569" y="21563"/>
                    <wp:lineTo x="21569" y="16088"/>
                    <wp:lineTo x="14048" y="16088"/>
                    <wp:lineTo x="20139" y="15530"/>
                    <wp:lineTo x="20139" y="2681"/>
                    <wp:lineTo x="21320" y="1788"/>
                    <wp:lineTo x="21320" y="0"/>
                    <wp:lineTo x="0" y="0"/>
                  </wp:wrapPolygon>
                </wp:wrapTight>
                <wp:docPr id="19" name="Group 19"/>
                <wp:cNvGraphicFramePr/>
                <a:graphic xmlns:a="http://schemas.openxmlformats.org/drawingml/2006/main">
                  <a:graphicData uri="http://schemas.microsoft.com/office/word/2010/wordprocessingGroup">
                    <wpg:wgp>
                      <wpg:cNvGrpSpPr/>
                      <wpg:grpSpPr>
                        <a:xfrm>
                          <a:off x="0" y="0"/>
                          <a:ext cx="6619996" cy="7366054"/>
                          <a:chOff x="0" y="0"/>
                          <a:chExt cx="6619996" cy="7366054"/>
                        </a:xfrm>
                      </wpg:grpSpPr>
                      <wpg:grpSp>
                        <wpg:cNvPr id="17" name="Group 17"/>
                        <wpg:cNvGrpSpPr/>
                        <wpg:grpSpPr>
                          <a:xfrm>
                            <a:off x="97276" y="856034"/>
                            <a:ext cx="6522720" cy="6510020"/>
                            <a:chOff x="0" y="0"/>
                            <a:chExt cx="6522720" cy="6510371"/>
                          </a:xfrm>
                        </wpg:grpSpPr>
                        <wpg:grpSp>
                          <wpg:cNvPr id="15" name="Group 15"/>
                          <wpg:cNvGrpSpPr/>
                          <wpg:grpSpPr>
                            <a:xfrm>
                              <a:off x="97277" y="0"/>
                              <a:ext cx="5943600" cy="4434840"/>
                              <a:chOff x="0" y="0"/>
                              <a:chExt cx="5943600" cy="4435245"/>
                            </a:xfrm>
                          </wpg:grpSpPr>
                          <pic:pic xmlns:pic="http://schemas.openxmlformats.org/drawingml/2006/picture">
                            <pic:nvPicPr>
                              <pic:cNvPr id="13" name="Picture 13"/>
                              <pic:cNvPicPr>
                                <a:picLocks noChangeAspect="1"/>
                              </pic:cNvPicPr>
                            </pic:nvPicPr>
                            <pic:blipFill>
                              <a:blip r:embed="rId73">
                                <a:extLst>
                                  <a:ext uri="{28A0092B-C50C-407E-A947-70E740481C1C}">
                                    <a14:useLocalDpi xmlns:a14="http://schemas.microsoft.com/office/drawing/2010/main" val="0"/>
                                  </a:ext>
                                </a:extLst>
                              </a:blip>
                              <a:stretch>
                                <a:fillRect/>
                              </a:stretch>
                            </pic:blipFill>
                            <pic:spPr>
                              <a:xfrm>
                                <a:off x="0" y="0"/>
                                <a:ext cx="5943600" cy="2204720"/>
                              </a:xfrm>
                              <a:prstGeom prst="rect">
                                <a:avLst/>
                              </a:prstGeom>
                            </pic:spPr>
                          </pic:pic>
                          <pic:pic xmlns:pic="http://schemas.openxmlformats.org/drawingml/2006/picture">
                            <pic:nvPicPr>
                              <pic:cNvPr id="14" name="Picture 14"/>
                              <pic:cNvPicPr>
                                <a:picLocks noChangeAspect="1"/>
                              </pic:cNvPicPr>
                            </pic:nvPicPr>
                            <pic:blipFill>
                              <a:blip r:embed="rId74">
                                <a:extLst>
                                  <a:ext uri="{28A0092B-C50C-407E-A947-70E740481C1C}">
                                    <a14:useLocalDpi xmlns:a14="http://schemas.microsoft.com/office/drawing/2010/main" val="0"/>
                                  </a:ext>
                                </a:extLst>
                              </a:blip>
                              <a:stretch>
                                <a:fillRect/>
                              </a:stretch>
                            </pic:blipFill>
                            <pic:spPr>
                              <a:xfrm>
                                <a:off x="0" y="2305455"/>
                                <a:ext cx="5943600" cy="2129790"/>
                              </a:xfrm>
                              <a:prstGeom prst="rect">
                                <a:avLst/>
                              </a:prstGeom>
                            </pic:spPr>
                          </pic:pic>
                        </wpg:grpSp>
                        <pic:pic xmlns:pic="http://schemas.openxmlformats.org/drawingml/2006/picture">
                          <pic:nvPicPr>
                            <pic:cNvPr id="16" name="Picture 16"/>
                            <pic:cNvPicPr>
                              <a:picLocks noChangeAspect="1"/>
                            </pic:cNvPicPr>
                          </pic:nvPicPr>
                          <pic:blipFill>
                            <a:blip r:embed="rId75">
                              <a:extLst>
                                <a:ext uri="{28A0092B-C50C-407E-A947-70E740481C1C}">
                                  <a14:useLocalDpi xmlns:a14="http://schemas.microsoft.com/office/drawing/2010/main" val="0"/>
                                </a:ext>
                              </a:extLst>
                            </a:blip>
                            <a:stretch>
                              <a:fillRect/>
                            </a:stretch>
                          </pic:blipFill>
                          <pic:spPr>
                            <a:xfrm>
                              <a:off x="0" y="4649821"/>
                              <a:ext cx="6522720" cy="1860550"/>
                            </a:xfrm>
                            <a:prstGeom prst="rect">
                              <a:avLst/>
                            </a:prstGeom>
                          </pic:spPr>
                        </pic:pic>
                      </wpg:grpSp>
                      <wps:wsp>
                        <wps:cNvPr id="18" name="Text Box 18"/>
                        <wps:cNvSpPr txBox="1"/>
                        <wps:spPr>
                          <a:xfrm>
                            <a:off x="0" y="0"/>
                            <a:ext cx="6522720" cy="651510"/>
                          </a:xfrm>
                          <a:prstGeom prst="rect">
                            <a:avLst/>
                          </a:prstGeom>
                          <a:solidFill>
                            <a:prstClr val="white"/>
                          </a:solidFill>
                          <a:ln>
                            <a:noFill/>
                          </a:ln>
                        </wps:spPr>
                        <wps:txbx>
                          <w:txbxContent>
                            <w:p w14:paraId="42C3AF74" w14:textId="77777777" w:rsidR="001F7A2E" w:rsidRPr="00FD22BA" w:rsidRDefault="001F7A2E" w:rsidP="00E90BB3">
                              <w:pPr>
                                <w:pStyle w:val="Caption"/>
                                <w:ind w:left="630" w:hanging="630"/>
                                <w:rPr>
                                  <w:noProof/>
                                  <w:sz w:val="16"/>
                                  <w:szCs w:val="16"/>
                                </w:rPr>
                              </w:pPr>
                              <w:bookmarkStart w:id="334" w:name="_Toc484788647"/>
                              <w:r>
                                <w:t xml:space="preserve">Figure </w:t>
                              </w:r>
                              <w:r>
                                <w:fldChar w:fldCharType="begin"/>
                              </w:r>
                              <w:r>
                                <w:instrText xml:space="preserve"> SEQ Figure \* ARABIC </w:instrText>
                              </w:r>
                              <w:r>
                                <w:fldChar w:fldCharType="separate"/>
                              </w:r>
                              <w:r>
                                <w:rPr>
                                  <w:noProof/>
                                </w:rPr>
                                <w:t>4</w:t>
                              </w:r>
                              <w:r>
                                <w:fldChar w:fldCharType="end"/>
                              </w:r>
                              <w:r>
                                <w:t xml:space="preserve">.  </w:t>
                              </w:r>
                              <w:r w:rsidRPr="00D96720">
                                <w:t>Microwave Telemetry Archival Tag Data Files</w:t>
                              </w:r>
                              <w:r w:rsidRPr="00D64085">
                                <w:rPr>
                                  <w:b w:val="0"/>
                                </w:rPr>
                                <w:t>.  [Top</w:t>
                              </w:r>
                              <w:r>
                                <w:rPr>
                                  <w:b w:val="0"/>
                                </w:rPr>
                                <w:t>/Middle</w:t>
                              </w:r>
                              <w:r w:rsidRPr="00D64085">
                                <w:rPr>
                                  <w:b w:val="0"/>
                                </w:rPr>
                                <w:t>] Geophysical sensor</w:t>
                              </w:r>
                              <w:r>
                                <w:rPr>
                                  <w:b w:val="0"/>
                                </w:rPr>
                                <w:t xml:space="preserve"> time series at depth data (ambient temperature, pressure, light)</w:t>
                              </w:r>
                              <w:r w:rsidRPr="00D64085">
                                <w:rPr>
                                  <w:b w:val="0"/>
                                </w:rPr>
                                <w:t>.</w:t>
                              </w:r>
                              <w:r>
                                <w:rPr>
                                  <w:b w:val="0"/>
                                </w:rPr>
                                <w:t xml:space="preserve">  Lower and higher frequency data sampling records in the Archival and Real-time blocks respectively. </w:t>
                              </w:r>
                              <w:r w:rsidRPr="00D64085">
                                <w:rPr>
                                  <w:b w:val="0"/>
                                </w:rPr>
                                <w:t xml:space="preserve"> [Botto</w:t>
                              </w:r>
                              <w:r>
                                <w:rPr>
                                  <w:b w:val="0"/>
                                </w:rPr>
                                <w:t>m]  Light based geolocation positional estimates at time</w:t>
                              </w:r>
                              <w:r w:rsidRPr="00D64085">
                                <w:rPr>
                                  <w:b w:val="0"/>
                                </w:rPr>
                                <w:t>.  Linkage between detailed geophysical values</w:t>
                              </w:r>
                              <w:r>
                                <w:rPr>
                                  <w:b w:val="0"/>
                                </w:rPr>
                                <w:t xml:space="preserve"> and positional data is via available matching date/time field values.</w:t>
                              </w:r>
                              <w:bookmarkEnd w:id="33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3C1767D5" id="Group 19" o:spid="_x0000_s1036" style="position:absolute;left:0;text-align:left;margin-left:-8.45pt;margin-top:2.3pt;width:521.25pt;height:580pt;z-index:251671552" coordsize="66199,736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">
                <v:group id="Group 17" o:spid="_x0000_s1037" style="position:absolute;left:972;top:8560;width:65227;height:65100" coordsize="65227,65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group id="Group 15" o:spid="_x0000_s1038" style="position:absolute;left:972;width:59436;height:44348" coordsize="59436,44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shape id="Picture 13" o:spid="_x0000_s1039" type="#_x0000_t75" style="position:absolute;width:59436;height:220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">
                      <v:imagedata r:id="rId76" o:title=""/>
                      <v:path arrowok="t"/>
                    </v:shape>
                    <v:shape id="Picture 14" o:spid="_x0000_s1040" type="#_x0000_t75" style="position:absolute;top:23054;width:59436;height:212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">
                      <v:imagedata r:id="rId77" o:title=""/>
                      <v:path arrowok="t"/>
                    </v:shape>
                  </v:group>
                  <v:shape id="Picture 16" o:spid="_x0000_s1041" type="#_x0000_t75" style="position:absolute;top:46498;width:65227;height:186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">
                    <v:imagedata r:id="rId78" o:title=""/>
                    <v:path arrowok="t"/>
                  </v:shape>
                </v:group>
                <v:shape id="Text Box 18" o:spid="_x0000_s1042" type="#_x0000_t202" style="position:absolute;width:65227;height:6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" stroked="f">
                  <v:textbox inset="0,0,0,0">
                    <w:txbxContent>
                      <w:p w14:paraId="42C3AF74" w14:textId="77777777" w:rsidR="001F7A2E" w:rsidRPr="00FD22BA" w:rsidRDefault="001F7A2E" w:rsidP="00E90BB3">
                        <w:pPr>
                          <w:pStyle w:val="Caption"/>
                          <w:ind w:left="630" w:hanging="630"/>
                          <w:rPr>
                            <w:noProof/>
                            <w:sz w:val="16"/>
                            <w:szCs w:val="16"/>
                          </w:rPr>
                        </w:pPr>
                        <w:bookmarkStart w:id="337" w:name="_Toc484788647"/>
                        <w:r>
                          <w:t xml:space="preserve">Figure </w:t>
                        </w:r>
                        <w:r>
                          <w:fldChar w:fldCharType="begin"/>
                        </w:r>
                        <w:r>
                          <w:instrText xml:space="preserve"> SEQ Figure \* ARABIC </w:instrText>
                        </w:r>
                        <w:r>
                          <w:fldChar w:fldCharType="separate"/>
                        </w:r>
                        <w:r>
                          <w:rPr>
                            <w:noProof/>
                          </w:rPr>
                          <w:t>4</w:t>
                        </w:r>
                        <w:r>
                          <w:fldChar w:fldCharType="end"/>
                        </w:r>
                        <w:r>
                          <w:t xml:space="preserve">.  </w:t>
                        </w:r>
                        <w:r w:rsidRPr="00D96720">
                          <w:t>Microwave Telemetry Archival Tag Data Files</w:t>
                        </w:r>
                        <w:r w:rsidRPr="00D64085">
                          <w:rPr>
                            <w:b w:val="0"/>
                          </w:rPr>
                          <w:t>.  [Top</w:t>
                        </w:r>
                        <w:r>
                          <w:rPr>
                            <w:b w:val="0"/>
                          </w:rPr>
                          <w:t>/Middle</w:t>
                        </w:r>
                        <w:r w:rsidRPr="00D64085">
                          <w:rPr>
                            <w:b w:val="0"/>
                          </w:rPr>
                          <w:t>] Geophysical sensor</w:t>
                        </w:r>
                        <w:r>
                          <w:rPr>
                            <w:b w:val="0"/>
                          </w:rPr>
                          <w:t xml:space="preserve"> time series at depth data (ambient temperature, pressure, light)</w:t>
                        </w:r>
                        <w:r w:rsidRPr="00D64085">
                          <w:rPr>
                            <w:b w:val="0"/>
                          </w:rPr>
                          <w:t>.</w:t>
                        </w:r>
                        <w:r>
                          <w:rPr>
                            <w:b w:val="0"/>
                          </w:rPr>
                          <w:t xml:space="preserve">  Lower and higher frequency data sampling records in the Archival and Real-time blocks respectively. </w:t>
                        </w:r>
                        <w:r w:rsidRPr="00D64085">
                          <w:rPr>
                            <w:b w:val="0"/>
                          </w:rPr>
                          <w:t xml:space="preserve"> [Botto</w:t>
                        </w:r>
                        <w:r>
                          <w:rPr>
                            <w:b w:val="0"/>
                          </w:rPr>
                          <w:t>m]  Light based geolocation positional estimates at time</w:t>
                        </w:r>
                        <w:r w:rsidRPr="00D64085">
                          <w:rPr>
                            <w:b w:val="0"/>
                          </w:rPr>
                          <w:t>.  Linkage between detailed geophysical values</w:t>
                        </w:r>
                        <w:r>
                          <w:rPr>
                            <w:b w:val="0"/>
                          </w:rPr>
                          <w:t xml:space="preserve"> and positional data is via available matching date/time field values.</w:t>
                        </w:r>
                        <w:bookmarkEnd w:id="337"/>
                      </w:p>
                    </w:txbxContent>
                  </v:textbox>
                </v:shape>
                <w10:wrap type="tight"/>
              </v:group>
            </w:pict>
          </mc:Fallback>
        </mc:AlternateContent>
      </w:r>
    </w:p>
    <w:p w14:paraId="09F24046" w14:textId="77777777" w:rsidR="00E90BB3" w:rsidRDefault="00E90BB3" w:rsidP="00E90BB3">
      <w:pPr>
        <w:rPr>
          <w:rFonts w:asciiTheme="minorHAnsi" w:hAnsiTheme="minorHAnsi"/>
          <w:sz w:val="16"/>
          <w:szCs w:val="16"/>
          <w:lang w:val="en-GB"/>
        </w:rPr>
      </w:pPr>
    </w:p>
    <w:p w14:paraId="2D986E36" w14:textId="77777777" w:rsidR="00E90BB3" w:rsidRDefault="00E90BB3" w:rsidP="00E90BB3">
      <w:pPr>
        <w:rPr>
          <w:rFonts w:asciiTheme="minorHAnsi" w:hAnsiTheme="minorHAnsi"/>
          <w:sz w:val="16"/>
          <w:szCs w:val="16"/>
          <w:lang w:val="en-GB"/>
        </w:rPr>
      </w:pPr>
    </w:p>
    <w:p w14:paraId="4BC8CA9C" w14:textId="77777777" w:rsidR="00E90BB3" w:rsidRDefault="00E90BB3" w:rsidP="00E90BB3"/>
    <w:p w14:paraId="711196F7" w14:textId="77777777" w:rsidR="00E90BB3" w:rsidRDefault="00E90BB3" w:rsidP="00E90BB3"/>
    <w:p w14:paraId="4AD968D5" w14:textId="77777777" w:rsidR="00E90BB3" w:rsidRPr="00194F2D" w:rsidRDefault="00E90BB3" w:rsidP="00194F2D">
      <w:pPr>
        <w:pStyle w:val="Heading3"/>
        <w:numPr>
          <w:ilvl w:val="0"/>
          <w:numId w:val="0"/>
        </w:numPr>
        <w:ind w:left="1080"/>
        <w:rPr>
          <w:b w:val="0"/>
          <w:u w:val="single"/>
        </w:rPr>
      </w:pPr>
      <w:bookmarkStart w:id="335" w:name="_Toc20488820"/>
      <w:r w:rsidRPr="00194F2D">
        <w:rPr>
          <w:b w:val="0"/>
          <w:u w:val="single"/>
        </w:rPr>
        <w:lastRenderedPageBreak/>
        <w:t>Summarized Popup Satellite Archival (PSAT) Data Formats</w:t>
      </w:r>
      <w:bookmarkEnd w:id="335"/>
    </w:p>
    <w:p w14:paraId="11978AD3" w14:textId="77777777" w:rsidR="00686EB8" w:rsidRDefault="00686EB8" w:rsidP="00E90BB3">
      <w:pPr>
        <w:rPr>
          <w:lang w:val="en-GB"/>
        </w:rPr>
      </w:pPr>
    </w:p>
    <w:p w14:paraId="7DB57327" w14:textId="77777777" w:rsidR="00E90BB3" w:rsidRDefault="00E90BB3" w:rsidP="00E90BB3">
      <w:pPr>
        <w:rPr>
          <w:lang w:val="en-GB"/>
        </w:rPr>
      </w:pPr>
      <w:r>
        <w:rPr>
          <w:lang w:val="en-GB"/>
        </w:rPr>
        <w:t xml:space="preserve">Typical extracts of summarized data outputs transmitted to satellite from PSAT tags that have successfully popped off the animal are illustrated in figures 5 and 6 </w:t>
      </w:r>
      <w:r w:rsidR="00B73DEF">
        <w:rPr>
          <w:lang w:val="en-GB"/>
        </w:rPr>
        <w:t>below</w:t>
      </w:r>
      <w:r>
        <w:rPr>
          <w:lang w:val="en-GB"/>
        </w:rPr>
        <w:t>.   Summary eTag data outputs take a variety of forms and are packaged in several CSV data product files by type.  In the case, for example, of Wildlife computers CSV output data products include:</w:t>
      </w:r>
    </w:p>
    <w:p w14:paraId="350F8958" w14:textId="77777777" w:rsidR="00E90BB3" w:rsidRPr="00454C84" w:rsidRDefault="00E90BB3" w:rsidP="00E90BB3">
      <w:pPr>
        <w:rPr>
          <w:i/>
          <w:lang w:val="en-GB"/>
        </w:rPr>
      </w:pPr>
      <w:r w:rsidRPr="00454C84">
        <w:rPr>
          <w:i/>
          <w:lang w:val="en-GB"/>
        </w:rPr>
        <w:t>Argos.csv. Behavior.csv, Corrupt.csv, DivePDT.csv, DDN.csv, FastlocGPS.csv, HaulOut.csv, Histos.csv, Lightloc.csv, Locations.csv, X-Locations.csv, MixLayer.csv, PDTs.csv, Series.csv, SeriesRange.csv, SST.csv, Status.csv, STP.csv, Summary.csv, RTC.csv, Labels.csv, All.csv, GPE3.csv,DailyData.csv</w:t>
      </w:r>
    </w:p>
    <w:p w14:paraId="3014B748" w14:textId="77777777" w:rsidR="00E90BB3" w:rsidRDefault="00E90BB3" w:rsidP="00E90BB3">
      <w:pPr>
        <w:rPr>
          <w:lang w:val="en-GB"/>
        </w:rPr>
      </w:pPr>
      <w:r>
        <w:rPr>
          <w:lang w:val="en-GB"/>
        </w:rPr>
        <w:t xml:space="preserve">Descriptions of these files and their contents is available from </w:t>
      </w:r>
      <w:hyperlink r:id="rId79" w:history="1">
        <w:r w:rsidRPr="00975423">
          <w:rPr>
            <w:rStyle w:val="Hyperlink"/>
            <w:lang w:val="en-GB"/>
          </w:rPr>
          <w:t>http://wildlifecomputers.com/wp-content/uploads/manuals/Spreadsheet-File-Descriptions.pdf</w:t>
        </w:r>
      </w:hyperlink>
      <w:r>
        <w:rPr>
          <w:lang w:val="en-GB"/>
        </w:rPr>
        <w:t>.  But of these, only a subset contain the core science data of interest; several of the other data files contain either ancillary information or alternate representations of the core data, with considerable overlap evident between products. The two products comprising the summarized science data of principal interest are:</w:t>
      </w:r>
    </w:p>
    <w:p w14:paraId="25C8157B" w14:textId="77777777" w:rsidR="00E90BB3" w:rsidRPr="00E5582C" w:rsidRDefault="00E90BB3" w:rsidP="00E90BB3">
      <w:pPr>
        <w:pStyle w:val="ListParagraph"/>
        <w:numPr>
          <w:ilvl w:val="0"/>
          <w:numId w:val="16"/>
        </w:numPr>
        <w:rPr>
          <w:lang w:val="en-GB"/>
        </w:rPr>
      </w:pPr>
      <w:r>
        <w:t>Time-At-Temperature and Time-At-Depth data: s</w:t>
      </w:r>
      <w:r w:rsidRPr="00E5582C">
        <w:t>ummarized bin-frequency temperature and depth distribution data for pre-programmed time intervals and bin classes (</w:t>
      </w:r>
      <w:r>
        <w:t xml:space="preserve">typically, </w:t>
      </w:r>
      <w:r w:rsidRPr="00E5582C">
        <w:t>12-14</w:t>
      </w:r>
      <w:r>
        <w:t xml:space="preserve"> bin classes) from the source </w:t>
      </w:r>
      <w:r w:rsidRPr="00CD3790">
        <w:rPr>
          <w:bCs/>
          <w:sz w:val="22"/>
        </w:rPr>
        <w:t>Histos.csv</w:t>
      </w:r>
      <w:r>
        <w:rPr>
          <w:b/>
          <w:bCs/>
          <w:sz w:val="28"/>
          <w:szCs w:val="28"/>
        </w:rPr>
        <w:t xml:space="preserve"> </w:t>
      </w:r>
      <w:r>
        <w:t>– figure 5</w:t>
      </w:r>
    </w:p>
    <w:p w14:paraId="07ECDEBD" w14:textId="77777777" w:rsidR="00E90BB3" w:rsidRPr="00B73DEF" w:rsidRDefault="00E90BB3" w:rsidP="00E90BB3">
      <w:pPr>
        <w:pStyle w:val="ListParagraph"/>
        <w:numPr>
          <w:ilvl w:val="0"/>
          <w:numId w:val="16"/>
        </w:numPr>
        <w:rPr>
          <w:lang w:val="en-GB"/>
        </w:rPr>
      </w:pPr>
      <w:r w:rsidRPr="00C05B6B">
        <w:rPr>
          <w:bCs/>
          <w:szCs w:val="20"/>
        </w:rPr>
        <w:t>P</w:t>
      </w:r>
      <w:r w:rsidRPr="00C05B6B">
        <w:rPr>
          <w:szCs w:val="20"/>
        </w:rPr>
        <w:t xml:space="preserve">rofile of </w:t>
      </w:r>
      <w:r w:rsidRPr="00C05B6B">
        <w:rPr>
          <w:bCs/>
          <w:szCs w:val="20"/>
        </w:rPr>
        <w:t>D</w:t>
      </w:r>
      <w:r w:rsidRPr="00C05B6B">
        <w:rPr>
          <w:szCs w:val="20"/>
        </w:rPr>
        <w:t xml:space="preserve">epth and </w:t>
      </w:r>
      <w:r w:rsidRPr="00C05B6B">
        <w:rPr>
          <w:bCs/>
          <w:szCs w:val="20"/>
        </w:rPr>
        <w:t>T</w:t>
      </w:r>
      <w:r w:rsidRPr="00C05B6B">
        <w:rPr>
          <w:szCs w:val="20"/>
        </w:rPr>
        <w:t>emperature</w:t>
      </w:r>
      <w:r>
        <w:rPr>
          <w:sz w:val="22"/>
        </w:rPr>
        <w:t xml:space="preserve"> (PDT)</w:t>
      </w:r>
      <w:r>
        <w:t>:  s</w:t>
      </w:r>
      <w:r w:rsidRPr="00E5582C">
        <w:t xml:space="preserve">ummarized </w:t>
      </w:r>
      <w:r>
        <w:t>Pressure/Depth/Temperature</w:t>
      </w:r>
      <w:r w:rsidRPr="00E5582C">
        <w:t xml:space="preserve"> min/max range values for pre-programmed time intervals</w:t>
      </w:r>
      <w:r>
        <w:t xml:space="preserve"> from the source </w:t>
      </w:r>
      <w:r w:rsidRPr="00454C84">
        <w:rPr>
          <w:bCs/>
          <w:i/>
          <w:szCs w:val="20"/>
        </w:rPr>
        <w:t>PDTs.csv</w:t>
      </w:r>
      <w:r>
        <w:rPr>
          <w:b/>
          <w:bCs/>
          <w:sz w:val="28"/>
          <w:szCs w:val="28"/>
        </w:rPr>
        <w:t xml:space="preserve"> </w:t>
      </w:r>
      <w:r>
        <w:t>– figure 6</w:t>
      </w:r>
    </w:p>
    <w:p w14:paraId="25299DFA" w14:textId="77777777" w:rsidR="00B73DEF" w:rsidRPr="00454C84" w:rsidRDefault="00B73DEF" w:rsidP="00B73DEF">
      <w:pPr>
        <w:pStyle w:val="ListParagraph"/>
        <w:ind w:left="360"/>
        <w:rPr>
          <w:lang w:val="en-GB"/>
        </w:rPr>
      </w:pPr>
    </w:p>
    <w:p w14:paraId="489E44D4" w14:textId="77777777" w:rsidR="00E90BB3" w:rsidRDefault="00E90BB3" w:rsidP="00E90BB3">
      <w:pPr>
        <w:pStyle w:val="ListParagraph"/>
        <w:ind w:left="0"/>
      </w:pPr>
      <w:r>
        <w:t>Locations:</w:t>
      </w:r>
    </w:p>
    <w:p w14:paraId="7AC35E04" w14:textId="77777777" w:rsidR="00E90BB3" w:rsidRDefault="00E90BB3" w:rsidP="00E90BB3">
      <w:pPr>
        <w:pStyle w:val="ListParagraph"/>
        <w:numPr>
          <w:ilvl w:val="0"/>
          <w:numId w:val="18"/>
        </w:numPr>
      </w:pPr>
      <w:r>
        <w:t>Although</w:t>
      </w:r>
      <w:r w:rsidRPr="00E5582C">
        <w:t xml:space="preserve"> not shown</w:t>
      </w:r>
      <w:r>
        <w:t>,</w:t>
      </w:r>
      <w:r w:rsidRPr="00E5582C">
        <w:t xml:space="preserve"> </w:t>
      </w:r>
      <w:r>
        <w:t>d</w:t>
      </w:r>
      <w:r w:rsidRPr="00E5582C">
        <w:t xml:space="preserve">aily light based geolocation positional estimates </w:t>
      </w:r>
      <w:r>
        <w:t xml:space="preserve">are available with both the aforementioned types of summarized output and resemble </w:t>
      </w:r>
      <w:r w:rsidRPr="00E5582C">
        <w:t xml:space="preserve">those </w:t>
      </w:r>
      <w:r>
        <w:t xml:space="preserve">in figure 3 for archival positional estimate outputs from the source </w:t>
      </w:r>
      <w:r w:rsidRPr="005E3487">
        <w:rPr>
          <w:i/>
        </w:rPr>
        <w:t>LightLoc.csv</w:t>
      </w:r>
      <w:r>
        <w:t xml:space="preserve"> and </w:t>
      </w:r>
      <w:r w:rsidRPr="005E3487">
        <w:rPr>
          <w:bCs/>
          <w:i/>
          <w:szCs w:val="20"/>
        </w:rPr>
        <w:t>Locations.csv</w:t>
      </w:r>
      <w:r w:rsidRPr="005E3487">
        <w:rPr>
          <w:bCs/>
          <w:szCs w:val="20"/>
        </w:rPr>
        <w:t xml:space="preserve"> with geocorrected positions from the </w:t>
      </w:r>
      <w:r w:rsidRPr="005E3487">
        <w:rPr>
          <w:bCs/>
          <w:i/>
          <w:szCs w:val="20"/>
        </w:rPr>
        <w:t>GP3.csv</w:t>
      </w:r>
      <w:r w:rsidRPr="005E3487">
        <w:rPr>
          <w:bCs/>
          <w:szCs w:val="20"/>
        </w:rPr>
        <w:t xml:space="preserve"> data file</w:t>
      </w:r>
      <w:r w:rsidRPr="00E5582C">
        <w:t xml:space="preserve">.  </w:t>
      </w:r>
      <w:r>
        <w:t>Linkage</w:t>
      </w:r>
      <w:r>
        <w:rPr>
          <w:lang w:val="en-GB"/>
        </w:rPr>
        <w:t xml:space="preserve"> of horizontal position and summarized vertical profile series is based on matching time stamp</w:t>
      </w:r>
      <w:r>
        <w:t>, although again there are likely to be differences in data frequency between point geolocation and time interval summary observations</w:t>
      </w:r>
      <w:r w:rsidRPr="00080348">
        <w:t xml:space="preserve"> </w:t>
      </w:r>
      <w:r>
        <w:t>as in the case of full archival series.</w:t>
      </w:r>
    </w:p>
    <w:p w14:paraId="33FAB9F6" w14:textId="77777777" w:rsidR="00E90BB3" w:rsidRDefault="00E90BB3" w:rsidP="00E90BB3">
      <w:pPr>
        <w:pStyle w:val="ListParagraph"/>
        <w:numPr>
          <w:ilvl w:val="0"/>
          <w:numId w:val="18"/>
        </w:numPr>
      </w:pPr>
      <w:r>
        <w:t xml:space="preserve">Other positional data provided include known Argos-based positions at the time of deployment and post pop-off are summarized in </w:t>
      </w:r>
      <w:r w:rsidRPr="003B1F4F">
        <w:rPr>
          <w:i/>
        </w:rPr>
        <w:t>Argos.csv</w:t>
      </w:r>
      <w:r>
        <w:t xml:space="preserve">.  </w:t>
      </w:r>
      <w:r w:rsidRPr="00E5582C">
        <w:t xml:space="preserve">Linkage between geophysical values </w:t>
      </w:r>
      <w:r>
        <w:t xml:space="preserve">in both detailed time series or summarized forms </w:t>
      </w:r>
      <w:r w:rsidRPr="00E5582C">
        <w:t>and positional data is via available matching date/time field values</w:t>
      </w:r>
    </w:p>
    <w:p w14:paraId="34BCEB9C" w14:textId="77777777" w:rsidR="007873B6" w:rsidRDefault="007873B6" w:rsidP="007873B6">
      <w:pPr>
        <w:rPr>
          <w:rFonts w:asciiTheme="minorHAnsi" w:hAnsiTheme="minorHAnsi"/>
          <w:sz w:val="16"/>
          <w:szCs w:val="16"/>
          <w:lang w:val="en-GB"/>
        </w:rPr>
      </w:pPr>
      <w:r>
        <w:rPr>
          <w:rFonts w:asciiTheme="minorHAnsi" w:hAnsiTheme="minorHAnsi"/>
          <w:noProof/>
          <w:sz w:val="16"/>
          <w:szCs w:val="16"/>
        </w:rPr>
        <w:lastRenderedPageBreak/>
        <mc:AlternateContent>
          <mc:Choice Requires="wpg">
            <w:drawing>
              <wp:anchor distT="0" distB="0" distL="114300" distR="114300" simplePos="0" relativeHeight="251662336" behindDoc="0" locked="0" layoutInCell="1" allowOverlap="1" wp14:anchorId="6EDC1C2F" wp14:editId="0D323089">
                <wp:simplePos x="0" y="0"/>
                <wp:positionH relativeFrom="column">
                  <wp:posOffset>-729574</wp:posOffset>
                </wp:positionH>
                <wp:positionV relativeFrom="paragraph">
                  <wp:posOffset>148995</wp:posOffset>
                </wp:positionV>
                <wp:extent cx="7466330" cy="3170839"/>
                <wp:effectExtent l="0" t="0" r="1270" b="0"/>
                <wp:wrapTight wrapText="bothSides">
                  <wp:wrapPolygon edited="0">
                    <wp:start x="0" y="0"/>
                    <wp:lineTo x="0" y="21414"/>
                    <wp:lineTo x="21549" y="21414"/>
                    <wp:lineTo x="21549" y="0"/>
                    <wp:lineTo x="0" y="0"/>
                  </wp:wrapPolygon>
                </wp:wrapTight>
                <wp:docPr id="23" name="Group 23"/>
                <wp:cNvGraphicFramePr/>
                <a:graphic xmlns:a="http://schemas.openxmlformats.org/drawingml/2006/main">
                  <a:graphicData uri="http://schemas.microsoft.com/office/word/2010/wordprocessingGroup">
                    <wpg:wgp>
                      <wpg:cNvGrpSpPr/>
                      <wpg:grpSpPr>
                        <a:xfrm>
                          <a:off x="0" y="0"/>
                          <a:ext cx="7466330" cy="3170839"/>
                          <a:chOff x="0" y="0"/>
                          <a:chExt cx="7466330" cy="3170839"/>
                        </a:xfrm>
                      </wpg:grpSpPr>
                      <pic:pic xmlns:pic="http://schemas.openxmlformats.org/drawingml/2006/picture">
                        <pic:nvPicPr>
                          <pic:cNvPr id="20" name="Picture 20"/>
                          <pic:cNvPicPr>
                            <a:picLocks noChangeAspect="1"/>
                          </pic:cNvPicPr>
                        </pic:nvPicPr>
                        <pic:blipFill>
                          <a:blip r:embed="rId80" cstate="print">
                            <a:extLst>
                              <a:ext uri="{28A0092B-C50C-407E-A947-70E740481C1C}">
                                <a14:useLocalDpi xmlns:a14="http://schemas.microsoft.com/office/drawing/2010/main" val="0"/>
                              </a:ext>
                            </a:extLst>
                          </a:blip>
                          <a:stretch>
                            <a:fillRect/>
                          </a:stretch>
                        </pic:blipFill>
                        <pic:spPr>
                          <a:xfrm>
                            <a:off x="0" y="836579"/>
                            <a:ext cx="7466330" cy="2334260"/>
                          </a:xfrm>
                          <a:prstGeom prst="rect">
                            <a:avLst/>
                          </a:prstGeom>
                        </pic:spPr>
                      </pic:pic>
                      <wps:wsp>
                        <wps:cNvPr id="22" name="Text Box 22"/>
                        <wps:cNvSpPr txBox="1"/>
                        <wps:spPr>
                          <a:xfrm>
                            <a:off x="0" y="0"/>
                            <a:ext cx="7466330" cy="690245"/>
                          </a:xfrm>
                          <a:prstGeom prst="rect">
                            <a:avLst/>
                          </a:prstGeom>
                          <a:solidFill>
                            <a:prstClr val="white"/>
                          </a:solidFill>
                          <a:ln>
                            <a:noFill/>
                          </a:ln>
                        </wps:spPr>
                        <wps:txbx>
                          <w:txbxContent>
                            <w:p w14:paraId="67AA5AA3" w14:textId="77777777" w:rsidR="001F7A2E" w:rsidRPr="000759A2" w:rsidRDefault="001F7A2E" w:rsidP="007873B6">
                              <w:pPr>
                                <w:pStyle w:val="Caption"/>
                                <w:ind w:left="1080" w:hanging="990"/>
                                <w:rPr>
                                  <w:noProof/>
                                  <w:sz w:val="16"/>
                                  <w:szCs w:val="16"/>
                                </w:rPr>
                              </w:pPr>
                              <w:bookmarkStart w:id="336" w:name="_Toc484788648"/>
                              <w:r>
                                <w:t xml:space="preserve">Figure </w:t>
                              </w:r>
                              <w:r>
                                <w:fldChar w:fldCharType="begin"/>
                              </w:r>
                              <w:r>
                                <w:instrText xml:space="preserve"> SEQ Figure \* ARABIC </w:instrText>
                              </w:r>
                              <w:r>
                                <w:fldChar w:fldCharType="separate"/>
                              </w:r>
                              <w:r>
                                <w:rPr>
                                  <w:noProof/>
                                </w:rPr>
                                <w:t>5</w:t>
                              </w:r>
                              <w:r>
                                <w:fldChar w:fldCharType="end"/>
                              </w:r>
                              <w:r>
                                <w:t>. Wildlife Computers PSAT Bin-Frequency Summary Data.</w:t>
                              </w:r>
                              <w:r w:rsidRPr="00D64085">
                                <w:rPr>
                                  <w:b w:val="0"/>
                                </w:rPr>
                                <w:t xml:space="preserve">  </w:t>
                              </w:r>
                              <w:r>
                                <w:rPr>
                                  <w:b w:val="0"/>
                                </w:rPr>
                                <w:t>Summarized bin-frequency temperature and depth distribution data for pre-programmed time intervals and bin classes (12-14).  Daily light-based geolocation positional estimates are not shown here (equivalent to those in figure 2)</w:t>
                              </w:r>
                              <w:r w:rsidRPr="00D64085">
                                <w:rPr>
                                  <w:b w:val="0"/>
                                </w:rPr>
                                <w:t>.  Linkage between detailed geophysical values</w:t>
                              </w:r>
                              <w:r>
                                <w:rPr>
                                  <w:b w:val="0"/>
                                </w:rPr>
                                <w:t xml:space="preserve"> and positional data is via available matching date/time field values.</w:t>
                              </w:r>
                              <w:bookmarkEnd w:id="33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6EDC1C2F" id="Group 23" o:spid="_x0000_s1043" style="position:absolute;left:0;text-align:left;margin-left:-57.45pt;margin-top:11.75pt;width:587.9pt;height:249.65pt;z-index:251662336" coordsize="74663,317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">
                <v:shape id="Picture 20" o:spid="_x0000_s1044" type="#_x0000_t75" style="position:absolute;top:8365;width:74663;height:233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">
                  <v:imagedata r:id="rId81" o:title=""/>
                  <v:path arrowok="t"/>
                </v:shape>
                <v:shape id="Text Box 22" o:spid="_x0000_s1045" type="#_x0000_t202" style="position:absolute;width:74663;height:69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" stroked="f">
                  <v:textbox inset="0,0,0,0">
                    <w:txbxContent>
                      <w:p w14:paraId="67AA5AA3" w14:textId="77777777" w:rsidR="001F7A2E" w:rsidRPr="000759A2" w:rsidRDefault="001F7A2E" w:rsidP="007873B6">
                        <w:pPr>
                          <w:pStyle w:val="Caption"/>
                          <w:ind w:left="1080" w:hanging="990"/>
                          <w:rPr>
                            <w:noProof/>
                            <w:sz w:val="16"/>
                            <w:szCs w:val="16"/>
                          </w:rPr>
                        </w:pPr>
                        <w:bookmarkStart w:id="340" w:name="_Toc484788648"/>
                        <w:r>
                          <w:t xml:space="preserve">Figure </w:t>
                        </w:r>
                        <w:r>
                          <w:fldChar w:fldCharType="begin"/>
                        </w:r>
                        <w:r>
                          <w:instrText xml:space="preserve"> SEQ Figure \* ARABIC </w:instrText>
                        </w:r>
                        <w:r>
                          <w:fldChar w:fldCharType="separate"/>
                        </w:r>
                        <w:r>
                          <w:rPr>
                            <w:noProof/>
                          </w:rPr>
                          <w:t>5</w:t>
                        </w:r>
                        <w:r>
                          <w:fldChar w:fldCharType="end"/>
                        </w:r>
                        <w:r>
                          <w:t>. Wildlife Computers PSAT Bin-Frequency Summary Data.</w:t>
                        </w:r>
                        <w:r w:rsidRPr="00D64085">
                          <w:rPr>
                            <w:b w:val="0"/>
                          </w:rPr>
                          <w:t xml:space="preserve">  </w:t>
                        </w:r>
                        <w:r>
                          <w:rPr>
                            <w:b w:val="0"/>
                          </w:rPr>
                          <w:t xml:space="preserve">Summarized bin-frequency temperature and depth distribution data for pre-programmed time intervals and bin classes (12-14).  Daily light-based geolocation positional estimates </w:t>
                        </w:r>
                        <w:proofErr w:type="gramStart"/>
                        <w:r>
                          <w:rPr>
                            <w:b w:val="0"/>
                          </w:rPr>
                          <w:t>are not shown</w:t>
                        </w:r>
                        <w:proofErr w:type="gramEnd"/>
                        <w:r>
                          <w:rPr>
                            <w:b w:val="0"/>
                          </w:rPr>
                          <w:t xml:space="preserve"> here (equivalent to those in figure 2)</w:t>
                        </w:r>
                        <w:r w:rsidRPr="00D64085">
                          <w:rPr>
                            <w:b w:val="0"/>
                          </w:rPr>
                          <w:t>.  Linkage between detailed geophysical values</w:t>
                        </w:r>
                        <w:r>
                          <w:rPr>
                            <w:b w:val="0"/>
                          </w:rPr>
                          <w:t xml:space="preserve"> and positional data is via available matching date/time field values.</w:t>
                        </w:r>
                        <w:bookmarkEnd w:id="340"/>
                      </w:p>
                    </w:txbxContent>
                  </v:textbox>
                </v:shape>
                <w10:wrap type="tight"/>
              </v:group>
            </w:pict>
          </mc:Fallback>
        </mc:AlternateContent>
      </w:r>
    </w:p>
    <w:p w14:paraId="4EA77FF6" w14:textId="77777777" w:rsidR="007873B6" w:rsidRDefault="007873B6" w:rsidP="007873B6">
      <w:pPr>
        <w:rPr>
          <w:rFonts w:asciiTheme="minorHAnsi" w:hAnsiTheme="minorHAnsi"/>
          <w:sz w:val="16"/>
          <w:szCs w:val="16"/>
          <w:lang w:val="en-GB"/>
        </w:rPr>
      </w:pPr>
    </w:p>
    <w:p w14:paraId="0AE4D45E" w14:textId="77777777" w:rsidR="007873B6" w:rsidRDefault="007873B6" w:rsidP="007873B6">
      <w:pPr>
        <w:rPr>
          <w:rFonts w:asciiTheme="minorHAnsi" w:hAnsiTheme="minorHAnsi"/>
          <w:sz w:val="16"/>
          <w:szCs w:val="16"/>
          <w:lang w:val="en-GB"/>
        </w:rPr>
      </w:pPr>
    </w:p>
    <w:p w14:paraId="07B3BF04" w14:textId="77777777" w:rsidR="007873B6" w:rsidRDefault="007873B6" w:rsidP="007873B6">
      <w:pPr>
        <w:rPr>
          <w:rFonts w:asciiTheme="minorHAnsi" w:hAnsiTheme="minorHAnsi"/>
          <w:sz w:val="16"/>
          <w:szCs w:val="16"/>
          <w:lang w:val="en-GB"/>
        </w:rPr>
      </w:pPr>
    </w:p>
    <w:p w14:paraId="15B3BE05" w14:textId="77777777" w:rsidR="007873B6" w:rsidRDefault="007873B6" w:rsidP="007873B6">
      <w:pPr>
        <w:rPr>
          <w:rFonts w:asciiTheme="minorHAnsi" w:hAnsiTheme="minorHAnsi"/>
          <w:sz w:val="16"/>
          <w:szCs w:val="16"/>
          <w:lang w:val="en-GB"/>
        </w:rPr>
      </w:pPr>
    </w:p>
    <w:p w14:paraId="2B8D76D2" w14:textId="77777777" w:rsidR="007873B6" w:rsidRDefault="007873B6" w:rsidP="007873B6">
      <w:pPr>
        <w:rPr>
          <w:rFonts w:asciiTheme="minorHAnsi" w:hAnsiTheme="minorHAnsi"/>
          <w:sz w:val="16"/>
          <w:szCs w:val="16"/>
          <w:lang w:val="en-GB"/>
        </w:rPr>
      </w:pPr>
      <w:r>
        <w:rPr>
          <w:rFonts w:asciiTheme="minorHAnsi" w:hAnsiTheme="minorHAnsi"/>
          <w:noProof/>
          <w:sz w:val="16"/>
          <w:szCs w:val="16"/>
        </w:rPr>
        <mc:AlternateContent>
          <mc:Choice Requires="wpg">
            <w:drawing>
              <wp:anchor distT="0" distB="0" distL="114300" distR="114300" simplePos="0" relativeHeight="251663360" behindDoc="1" locked="0" layoutInCell="1" allowOverlap="1" wp14:anchorId="597CBC2E" wp14:editId="214C0455">
                <wp:simplePos x="0" y="0"/>
                <wp:positionH relativeFrom="column">
                  <wp:posOffset>-729574</wp:posOffset>
                </wp:positionH>
                <wp:positionV relativeFrom="paragraph">
                  <wp:posOffset>239895</wp:posOffset>
                </wp:positionV>
                <wp:extent cx="7434580" cy="2947144"/>
                <wp:effectExtent l="0" t="0" r="0" b="5715"/>
                <wp:wrapTight wrapText="bothSides">
                  <wp:wrapPolygon edited="0">
                    <wp:start x="0" y="0"/>
                    <wp:lineTo x="0" y="21502"/>
                    <wp:lineTo x="21530" y="21502"/>
                    <wp:lineTo x="21530" y="0"/>
                    <wp:lineTo x="0" y="0"/>
                  </wp:wrapPolygon>
                </wp:wrapTight>
                <wp:docPr id="25" name="Group 25"/>
                <wp:cNvGraphicFramePr/>
                <a:graphic xmlns:a="http://schemas.openxmlformats.org/drawingml/2006/main">
                  <a:graphicData uri="http://schemas.microsoft.com/office/word/2010/wordprocessingGroup">
                    <wpg:wgp>
                      <wpg:cNvGrpSpPr/>
                      <wpg:grpSpPr>
                        <a:xfrm>
                          <a:off x="0" y="0"/>
                          <a:ext cx="7434580" cy="2947144"/>
                          <a:chOff x="0" y="0"/>
                          <a:chExt cx="7434580" cy="2947144"/>
                        </a:xfrm>
                      </wpg:grpSpPr>
                      <pic:pic xmlns:pic="http://schemas.openxmlformats.org/drawingml/2006/picture">
                        <pic:nvPicPr>
                          <pic:cNvPr id="21" name="Picture 21"/>
                          <pic:cNvPicPr>
                            <a:picLocks noChangeAspect="1"/>
                          </pic:cNvPicPr>
                        </pic:nvPicPr>
                        <pic:blipFill>
                          <a:blip r:embed="rId82" cstate="print">
                            <a:extLst>
                              <a:ext uri="{28A0092B-C50C-407E-A947-70E740481C1C}">
                                <a14:useLocalDpi xmlns:a14="http://schemas.microsoft.com/office/drawing/2010/main" val="0"/>
                              </a:ext>
                            </a:extLst>
                          </a:blip>
                          <a:stretch>
                            <a:fillRect/>
                          </a:stretch>
                        </pic:blipFill>
                        <pic:spPr>
                          <a:xfrm>
                            <a:off x="0" y="797669"/>
                            <a:ext cx="7434580" cy="2149475"/>
                          </a:xfrm>
                          <a:prstGeom prst="rect">
                            <a:avLst/>
                          </a:prstGeom>
                        </pic:spPr>
                      </pic:pic>
                      <wps:wsp>
                        <wps:cNvPr id="24" name="Text Box 24"/>
                        <wps:cNvSpPr txBox="1"/>
                        <wps:spPr>
                          <a:xfrm>
                            <a:off x="0" y="0"/>
                            <a:ext cx="7434580" cy="719455"/>
                          </a:xfrm>
                          <a:prstGeom prst="rect">
                            <a:avLst/>
                          </a:prstGeom>
                          <a:solidFill>
                            <a:prstClr val="white"/>
                          </a:solidFill>
                          <a:ln>
                            <a:noFill/>
                          </a:ln>
                        </wps:spPr>
                        <wps:txbx>
                          <w:txbxContent>
                            <w:p w14:paraId="52391E85" w14:textId="77777777" w:rsidR="001F7A2E" w:rsidRPr="001D57A6" w:rsidRDefault="001F7A2E" w:rsidP="007873B6">
                              <w:pPr>
                                <w:pStyle w:val="Caption"/>
                                <w:ind w:left="1170" w:hanging="990"/>
                                <w:rPr>
                                  <w:noProof/>
                                  <w:sz w:val="16"/>
                                  <w:szCs w:val="16"/>
                                </w:rPr>
                              </w:pPr>
                              <w:bookmarkStart w:id="337" w:name="_Toc484788649"/>
                              <w:r>
                                <w:t xml:space="preserve">Figure </w:t>
                              </w:r>
                              <w:r>
                                <w:fldChar w:fldCharType="begin"/>
                              </w:r>
                              <w:r>
                                <w:instrText xml:space="preserve"> SEQ Figure \* ARABIC </w:instrText>
                              </w:r>
                              <w:r>
                                <w:fldChar w:fldCharType="separate"/>
                              </w:r>
                              <w:r>
                                <w:rPr>
                                  <w:noProof/>
                                </w:rPr>
                                <w:t>6</w:t>
                              </w:r>
                              <w:r>
                                <w:fldChar w:fldCharType="end"/>
                              </w:r>
                              <w:r>
                                <w:t>. Wildlife Computers PSAT Summary PDT Data.</w:t>
                              </w:r>
                              <w:r w:rsidRPr="00D64085">
                                <w:rPr>
                                  <w:b w:val="0"/>
                                </w:rPr>
                                <w:t xml:space="preserve">  </w:t>
                              </w:r>
                              <w:r>
                                <w:rPr>
                                  <w:b w:val="0"/>
                                </w:rPr>
                                <w:t xml:space="preserve">Summarized Pressure/Depth/Temperature </w:t>
                              </w:r>
                              <w:r w:rsidRPr="00C05B6B">
                                <w:rPr>
                                  <w:b w:val="0"/>
                                </w:rPr>
                                <w:t xml:space="preserve">(PDT - </w:t>
                              </w:r>
                              <w:r w:rsidRPr="00C05B6B">
                                <w:rPr>
                                  <w:b w:val="0"/>
                                  <w:bCs w:val="0"/>
                                </w:rPr>
                                <w:t>P</w:t>
                              </w:r>
                              <w:r w:rsidRPr="00C05B6B">
                                <w:rPr>
                                  <w:b w:val="0"/>
                                </w:rPr>
                                <w:t xml:space="preserve">rofile of </w:t>
                              </w:r>
                              <w:r w:rsidRPr="00C05B6B">
                                <w:rPr>
                                  <w:b w:val="0"/>
                                  <w:bCs w:val="0"/>
                                </w:rPr>
                                <w:t>D</w:t>
                              </w:r>
                              <w:r w:rsidRPr="00C05B6B">
                                <w:rPr>
                                  <w:b w:val="0"/>
                                </w:rPr>
                                <w:t xml:space="preserve">epth and </w:t>
                              </w:r>
                              <w:r w:rsidRPr="00C05B6B">
                                <w:rPr>
                                  <w:b w:val="0"/>
                                  <w:bCs w:val="0"/>
                                </w:rPr>
                                <w:t>T</w:t>
                              </w:r>
                              <w:r w:rsidRPr="00C05B6B">
                                <w:rPr>
                                  <w:b w:val="0"/>
                                </w:rPr>
                                <w:t>emperature</w:t>
                              </w:r>
                              <w:r>
                                <w:rPr>
                                  <w:b w:val="0"/>
                                </w:rPr>
                                <w:t>) min/max range values for pre-programmed time intervals.  Daily light based geolocation positional estimates are not shown here (equivalent to those in figure 2)</w:t>
                              </w:r>
                              <w:r w:rsidRPr="00D64085">
                                <w:rPr>
                                  <w:b w:val="0"/>
                                </w:rPr>
                                <w:t>.  Linkage between detailed geophysical values</w:t>
                              </w:r>
                              <w:r>
                                <w:rPr>
                                  <w:b w:val="0"/>
                                </w:rPr>
                                <w:t xml:space="preserve"> and positional data is via available matching date/time field values.</w:t>
                              </w:r>
                              <w:bookmarkEnd w:id="33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97CBC2E" id="Group 25" o:spid="_x0000_s1046" style="position:absolute;left:0;text-align:left;margin-left:-57.45pt;margin-top:18.9pt;width:585.4pt;height:232.05pt;z-index:-251653120" coordsize="74345,294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">
                <v:shape id="Picture 21" o:spid="_x0000_s1047" type="#_x0000_t75" style="position:absolute;top:7976;width:74345;height:214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">
                  <v:imagedata r:id="rId83" o:title=""/>
                  <v:path arrowok="t"/>
                </v:shape>
                <v:shape id="Text Box 24" o:spid="_x0000_s1048" type="#_x0000_t202" style="position:absolute;width:74345;height:7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" stroked="f">
                  <v:textbox inset="0,0,0,0">
                    <w:txbxContent>
                      <w:p w14:paraId="52391E85" w14:textId="77777777" w:rsidR="001F7A2E" w:rsidRPr="001D57A6" w:rsidRDefault="001F7A2E" w:rsidP="007873B6">
                        <w:pPr>
                          <w:pStyle w:val="Caption"/>
                          <w:ind w:left="1170" w:hanging="990"/>
                          <w:rPr>
                            <w:noProof/>
                            <w:sz w:val="16"/>
                            <w:szCs w:val="16"/>
                          </w:rPr>
                        </w:pPr>
                        <w:bookmarkStart w:id="342" w:name="_Toc484788649"/>
                        <w:r>
                          <w:t xml:space="preserve">Figure </w:t>
                        </w:r>
                        <w:r>
                          <w:fldChar w:fldCharType="begin"/>
                        </w:r>
                        <w:r>
                          <w:instrText xml:space="preserve"> SEQ Figure \* ARABIC </w:instrText>
                        </w:r>
                        <w:r>
                          <w:fldChar w:fldCharType="separate"/>
                        </w:r>
                        <w:r>
                          <w:rPr>
                            <w:noProof/>
                          </w:rPr>
                          <w:t>6</w:t>
                        </w:r>
                        <w:r>
                          <w:fldChar w:fldCharType="end"/>
                        </w:r>
                        <w:r>
                          <w:t>. Wildlife Computers PSAT Summary PDT Data.</w:t>
                        </w:r>
                        <w:r w:rsidRPr="00D64085">
                          <w:rPr>
                            <w:b w:val="0"/>
                          </w:rPr>
                          <w:t xml:space="preserve">  </w:t>
                        </w:r>
                        <w:r>
                          <w:rPr>
                            <w:b w:val="0"/>
                          </w:rPr>
                          <w:t xml:space="preserve">Summarized Pressure/Depth/Temperature </w:t>
                        </w:r>
                        <w:r w:rsidRPr="00C05B6B">
                          <w:rPr>
                            <w:b w:val="0"/>
                          </w:rPr>
                          <w:t xml:space="preserve">(PDT - </w:t>
                        </w:r>
                        <w:r w:rsidRPr="00C05B6B">
                          <w:rPr>
                            <w:b w:val="0"/>
                            <w:bCs w:val="0"/>
                          </w:rPr>
                          <w:t>P</w:t>
                        </w:r>
                        <w:r w:rsidRPr="00C05B6B">
                          <w:rPr>
                            <w:b w:val="0"/>
                          </w:rPr>
                          <w:t xml:space="preserve">rofile of </w:t>
                        </w:r>
                        <w:r w:rsidRPr="00C05B6B">
                          <w:rPr>
                            <w:b w:val="0"/>
                            <w:bCs w:val="0"/>
                          </w:rPr>
                          <w:t>D</w:t>
                        </w:r>
                        <w:r w:rsidRPr="00C05B6B">
                          <w:rPr>
                            <w:b w:val="0"/>
                          </w:rPr>
                          <w:t xml:space="preserve">epth and </w:t>
                        </w:r>
                        <w:r w:rsidRPr="00C05B6B">
                          <w:rPr>
                            <w:b w:val="0"/>
                            <w:bCs w:val="0"/>
                          </w:rPr>
                          <w:t>T</w:t>
                        </w:r>
                        <w:r w:rsidRPr="00C05B6B">
                          <w:rPr>
                            <w:b w:val="0"/>
                          </w:rPr>
                          <w:t>emperature</w:t>
                        </w:r>
                        <w:r>
                          <w:rPr>
                            <w:b w:val="0"/>
                          </w:rPr>
                          <w:t xml:space="preserve">) min/max range values for pre-programmed time intervals.  Daily </w:t>
                        </w:r>
                        <w:proofErr w:type="gramStart"/>
                        <w:r>
                          <w:rPr>
                            <w:b w:val="0"/>
                          </w:rPr>
                          <w:t>light based</w:t>
                        </w:r>
                        <w:proofErr w:type="gramEnd"/>
                        <w:r>
                          <w:rPr>
                            <w:b w:val="0"/>
                          </w:rPr>
                          <w:t xml:space="preserve"> geolocation positional estimates are not shown here (equivalent to those in figure 2)</w:t>
                        </w:r>
                        <w:r w:rsidRPr="00D64085">
                          <w:rPr>
                            <w:b w:val="0"/>
                          </w:rPr>
                          <w:t>.  Linkage between detailed geophysical values</w:t>
                        </w:r>
                        <w:r>
                          <w:rPr>
                            <w:b w:val="0"/>
                          </w:rPr>
                          <w:t xml:space="preserve"> and positional data is via available matching date/time field values.</w:t>
                        </w:r>
                        <w:bookmarkEnd w:id="342"/>
                      </w:p>
                    </w:txbxContent>
                  </v:textbox>
                </v:shape>
                <w10:wrap type="tight"/>
              </v:group>
            </w:pict>
          </mc:Fallback>
        </mc:AlternateContent>
      </w:r>
    </w:p>
    <w:p w14:paraId="6D14282F" w14:textId="77777777" w:rsidR="007873B6" w:rsidRDefault="007873B6" w:rsidP="007873B6">
      <w:pPr>
        <w:rPr>
          <w:rFonts w:asciiTheme="minorHAnsi" w:hAnsiTheme="minorHAnsi"/>
          <w:sz w:val="16"/>
          <w:szCs w:val="16"/>
          <w:lang w:val="en-GB"/>
        </w:rPr>
      </w:pPr>
    </w:p>
    <w:p w14:paraId="3956815F" w14:textId="77777777" w:rsidR="007873B6" w:rsidRDefault="007873B6" w:rsidP="007873B6">
      <w:pPr>
        <w:rPr>
          <w:rFonts w:asciiTheme="minorHAnsi" w:hAnsiTheme="minorHAnsi"/>
          <w:sz w:val="16"/>
          <w:szCs w:val="16"/>
          <w:lang w:val="en-GB"/>
        </w:rPr>
      </w:pPr>
    </w:p>
    <w:p w14:paraId="46ADDB60" w14:textId="77777777" w:rsidR="00EF50D1" w:rsidRDefault="00EF50D1" w:rsidP="00A0002A">
      <w:pPr>
        <w:pStyle w:val="Heading1"/>
        <w:numPr>
          <w:ilvl w:val="0"/>
          <w:numId w:val="0"/>
        </w:numPr>
        <w:rPr>
          <w:rFonts w:asciiTheme="minorHAnsi" w:hAnsiTheme="minorHAnsi"/>
          <w:sz w:val="16"/>
          <w:szCs w:val="16"/>
        </w:rPr>
      </w:pPr>
    </w:p>
    <w:sectPr w:rsidR="00EF50D1" w:rsidSect="0070196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3469613" w14:textId="77777777" w:rsidR="004F096E" w:rsidRDefault="004F096E">
      <w:pPr>
        <w:spacing w:line="240" w:lineRule="auto"/>
      </w:pPr>
      <w:r>
        <w:separator/>
      </w:r>
    </w:p>
  </w:endnote>
  <w:endnote w:type="continuationSeparator" w:id="0">
    <w:p w14:paraId="6748A1B1" w14:textId="77777777" w:rsidR="004F096E" w:rsidRDefault="004F096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00"/>
    <w:family w:val="auto"/>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0000000000000000000"/>
    <w:charset w:val="80"/>
    <w:family w:val="roman"/>
    <w:notTrueType/>
    <w:pitch w:val="default"/>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83B764" w14:textId="77777777" w:rsidR="001F7A2E" w:rsidRDefault="001F7A2E" w:rsidP="002235F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C1F44BB" w14:textId="77777777" w:rsidR="001F7A2E" w:rsidRDefault="001F7A2E" w:rsidP="002235F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C45CCA" w14:textId="0BC85C48" w:rsidR="001F7A2E" w:rsidRDefault="001F7A2E" w:rsidP="002235F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416175">
      <w:rPr>
        <w:rStyle w:val="PageNumber"/>
        <w:noProof/>
      </w:rPr>
      <w:t>18</w:t>
    </w:r>
    <w:r>
      <w:rPr>
        <w:rStyle w:val="PageNumber"/>
      </w:rPr>
      <w:fldChar w:fldCharType="end"/>
    </w:r>
  </w:p>
  <w:p w14:paraId="412867C8" w14:textId="77777777" w:rsidR="001F7A2E" w:rsidRDefault="001F7A2E" w:rsidP="002235F6">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9567AF2" w14:textId="77777777" w:rsidR="004F096E" w:rsidRDefault="004F096E">
      <w:pPr>
        <w:spacing w:line="240" w:lineRule="auto"/>
      </w:pPr>
      <w:r>
        <w:separator/>
      </w:r>
    </w:p>
  </w:footnote>
  <w:footnote w:type="continuationSeparator" w:id="0">
    <w:p w14:paraId="7003C343" w14:textId="77777777" w:rsidR="004F096E" w:rsidRDefault="004F096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1"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2"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3"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4"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5"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6" w15:restartNumberingAfterBreak="0">
    <w:nsid w:val="11ED6093"/>
    <w:multiLevelType w:val="hybridMultilevel"/>
    <w:tmpl w:val="7C0A31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6AC01F4"/>
    <w:multiLevelType w:val="hybridMultilevel"/>
    <w:tmpl w:val="347AA1F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8C90B75"/>
    <w:multiLevelType w:val="hybridMultilevel"/>
    <w:tmpl w:val="7A8609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A944F57"/>
    <w:multiLevelType w:val="hybridMultilevel"/>
    <w:tmpl w:val="3A3EE6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EA85296"/>
    <w:multiLevelType w:val="hybridMultilevel"/>
    <w:tmpl w:val="BD700AE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FE7143B"/>
    <w:multiLevelType w:val="hybridMultilevel"/>
    <w:tmpl w:val="7EA4F9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565314A"/>
    <w:multiLevelType w:val="hybridMultilevel"/>
    <w:tmpl w:val="5D1C8A0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393E4D3D"/>
    <w:multiLevelType w:val="hybridMultilevel"/>
    <w:tmpl w:val="C75E0A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C3004CD"/>
    <w:multiLevelType w:val="hybridMultilevel"/>
    <w:tmpl w:val="BEE04BE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4C9B0E04"/>
    <w:multiLevelType w:val="hybridMultilevel"/>
    <w:tmpl w:val="C86A1B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4CB15EC8"/>
    <w:multiLevelType w:val="multilevel"/>
    <w:tmpl w:val="BD2CE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4BC6D2C"/>
    <w:multiLevelType w:val="hybridMultilevel"/>
    <w:tmpl w:val="ECDAE8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5F60F75"/>
    <w:multiLevelType w:val="multilevel"/>
    <w:tmpl w:val="BDF88464"/>
    <w:lvl w:ilvl="0">
      <w:start w:val="1"/>
      <w:numFmt w:val="decimal"/>
      <w:pStyle w:val="Heading1"/>
      <w:lvlText w:val="%1"/>
      <w:lvlJc w:val="left"/>
      <w:pPr>
        <w:tabs>
          <w:tab w:val="num" w:pos="1872"/>
        </w:tabs>
        <w:ind w:left="1872" w:hanging="432"/>
      </w:pPr>
    </w:lvl>
    <w:lvl w:ilvl="1">
      <w:start w:val="1"/>
      <w:numFmt w:val="decimal"/>
      <w:pStyle w:val="Heading2"/>
      <w:lvlText w:val="%1.%2"/>
      <w:lvlJc w:val="left"/>
      <w:pPr>
        <w:tabs>
          <w:tab w:val="num" w:pos="666"/>
        </w:tabs>
        <w:ind w:left="666" w:hanging="576"/>
      </w:pPr>
    </w:lvl>
    <w:lvl w:ilvl="2">
      <w:start w:val="1"/>
      <w:numFmt w:val="decimal"/>
      <w:pStyle w:val="Heading3"/>
      <w:lvlText w:val="%1.%2.%3"/>
      <w:lvlJc w:val="left"/>
      <w:pPr>
        <w:tabs>
          <w:tab w:val="num" w:pos="2430"/>
        </w:tabs>
        <w:ind w:left="243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9" w15:restartNumberingAfterBreak="0">
    <w:nsid w:val="578D73B8"/>
    <w:multiLevelType w:val="hybridMultilevel"/>
    <w:tmpl w:val="CDE08992"/>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69B76D6A"/>
    <w:multiLevelType w:val="hybridMultilevel"/>
    <w:tmpl w:val="B6E26A5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6FE3251F"/>
    <w:multiLevelType w:val="hybridMultilevel"/>
    <w:tmpl w:val="1A4A1332"/>
    <w:lvl w:ilvl="0" w:tplc="FFFFFFFF">
      <w:start w:val="1"/>
      <w:numFmt w:val="decimal"/>
      <w:lvlText w:val="%1."/>
      <w:lvlJc w:val="left"/>
      <w:pPr>
        <w:tabs>
          <w:tab w:val="num" w:pos="360"/>
        </w:tabs>
        <w:ind w:left="360" w:hanging="360"/>
      </w:pPr>
      <w:rPr>
        <w:rFonts w:hint="default"/>
      </w:rPr>
    </w:lvl>
    <w:lvl w:ilvl="1" w:tplc="FFFFFFFF" w:tentative="1">
      <w:start w:val="1"/>
      <w:numFmt w:val="lowerLetter"/>
      <w:lvlText w:val="%2."/>
      <w:lvlJc w:val="left"/>
      <w:pPr>
        <w:tabs>
          <w:tab w:val="num" w:pos="1080"/>
        </w:tabs>
        <w:ind w:left="1080" w:hanging="360"/>
      </w:pPr>
    </w:lvl>
    <w:lvl w:ilvl="2" w:tplc="FFFFFFFF" w:tentative="1">
      <w:start w:val="1"/>
      <w:numFmt w:val="lowerRoman"/>
      <w:lvlText w:val="%3."/>
      <w:lvlJc w:val="right"/>
      <w:pPr>
        <w:tabs>
          <w:tab w:val="num" w:pos="1800"/>
        </w:tabs>
        <w:ind w:left="1800" w:hanging="180"/>
      </w:pPr>
    </w:lvl>
    <w:lvl w:ilvl="3" w:tplc="FFFFFFFF" w:tentative="1">
      <w:start w:val="1"/>
      <w:numFmt w:val="decimal"/>
      <w:lvlText w:val="%4."/>
      <w:lvlJc w:val="left"/>
      <w:pPr>
        <w:tabs>
          <w:tab w:val="num" w:pos="2520"/>
        </w:tabs>
        <w:ind w:left="2520" w:hanging="360"/>
      </w:pPr>
    </w:lvl>
    <w:lvl w:ilvl="4" w:tplc="FFFFFFFF" w:tentative="1">
      <w:start w:val="1"/>
      <w:numFmt w:val="lowerLetter"/>
      <w:lvlText w:val="%5."/>
      <w:lvlJc w:val="left"/>
      <w:pPr>
        <w:tabs>
          <w:tab w:val="num" w:pos="3240"/>
        </w:tabs>
        <w:ind w:left="3240" w:hanging="360"/>
      </w:pPr>
    </w:lvl>
    <w:lvl w:ilvl="5" w:tplc="FFFFFFFF" w:tentative="1">
      <w:start w:val="1"/>
      <w:numFmt w:val="lowerRoman"/>
      <w:lvlText w:val="%6."/>
      <w:lvlJc w:val="right"/>
      <w:pPr>
        <w:tabs>
          <w:tab w:val="num" w:pos="3960"/>
        </w:tabs>
        <w:ind w:left="3960" w:hanging="180"/>
      </w:pPr>
    </w:lvl>
    <w:lvl w:ilvl="6" w:tplc="FFFFFFFF" w:tentative="1">
      <w:start w:val="1"/>
      <w:numFmt w:val="decimal"/>
      <w:lvlText w:val="%7."/>
      <w:lvlJc w:val="left"/>
      <w:pPr>
        <w:tabs>
          <w:tab w:val="num" w:pos="4680"/>
        </w:tabs>
        <w:ind w:left="4680" w:hanging="360"/>
      </w:pPr>
    </w:lvl>
    <w:lvl w:ilvl="7" w:tplc="FFFFFFFF" w:tentative="1">
      <w:start w:val="1"/>
      <w:numFmt w:val="lowerLetter"/>
      <w:lvlText w:val="%8."/>
      <w:lvlJc w:val="left"/>
      <w:pPr>
        <w:tabs>
          <w:tab w:val="num" w:pos="5400"/>
        </w:tabs>
        <w:ind w:left="5400" w:hanging="360"/>
      </w:pPr>
    </w:lvl>
    <w:lvl w:ilvl="8" w:tplc="FFFFFFFF" w:tentative="1">
      <w:start w:val="1"/>
      <w:numFmt w:val="lowerRoman"/>
      <w:lvlText w:val="%9."/>
      <w:lvlJc w:val="right"/>
      <w:pPr>
        <w:tabs>
          <w:tab w:val="num" w:pos="6120"/>
        </w:tabs>
        <w:ind w:left="6120" w:hanging="180"/>
      </w:pPr>
    </w:lvl>
  </w:abstractNum>
  <w:abstractNum w:abstractNumId="22" w15:restartNumberingAfterBreak="0">
    <w:nsid w:val="74B33A70"/>
    <w:multiLevelType w:val="multilevel"/>
    <w:tmpl w:val="8CA4F622"/>
    <w:lvl w:ilvl="0">
      <w:start w:val="1"/>
      <w:numFmt w:val="decimal"/>
      <w:lvlText w:val="%1"/>
      <w:lvlJc w:val="left"/>
      <w:pPr>
        <w:tabs>
          <w:tab w:val="num" w:pos="0"/>
        </w:tabs>
        <w:ind w:left="432" w:hanging="432"/>
      </w:pPr>
      <w:rPr>
        <w:rFonts w:hint="default"/>
      </w:rPr>
    </w:lvl>
    <w:lvl w:ilvl="1">
      <w:start w:val="1"/>
      <w:numFmt w:val="decimal"/>
      <w:lvlText w:val="%1.%2"/>
      <w:lvlJc w:val="left"/>
      <w:pPr>
        <w:tabs>
          <w:tab w:val="num" w:pos="0"/>
        </w:tabs>
        <w:ind w:left="576" w:hanging="576"/>
      </w:pPr>
      <w:rPr>
        <w:rFonts w:hint="default"/>
      </w:rPr>
    </w:lvl>
    <w:lvl w:ilvl="2">
      <w:start w:val="1"/>
      <w:numFmt w:val="decimal"/>
      <w:lvlText w:val="%1.%2.%3"/>
      <w:lvlJc w:val="left"/>
      <w:pPr>
        <w:tabs>
          <w:tab w:val="num" w:pos="0"/>
        </w:tabs>
        <w:ind w:left="720" w:hanging="720"/>
      </w:pPr>
      <w:rPr>
        <w:rFonts w:hint="default"/>
      </w:rPr>
    </w:lvl>
    <w:lvl w:ilvl="3">
      <w:start w:val="1"/>
      <w:numFmt w:val="decimal"/>
      <w:lvlText w:val="%1.%2.%3.%4"/>
      <w:lvlJc w:val="left"/>
      <w:pPr>
        <w:tabs>
          <w:tab w:val="num" w:pos="0"/>
        </w:tabs>
        <w:ind w:left="864" w:hanging="864"/>
      </w:pPr>
      <w:rPr>
        <w:rFonts w:hint="default"/>
      </w:rPr>
    </w:lvl>
    <w:lvl w:ilvl="4">
      <w:start w:val="1"/>
      <w:numFmt w:val="decimal"/>
      <w:lvlText w:val="%1.%2.%3.%4.%5"/>
      <w:lvlJc w:val="left"/>
      <w:pPr>
        <w:tabs>
          <w:tab w:val="num" w:pos="0"/>
        </w:tabs>
        <w:ind w:left="1008" w:hanging="1008"/>
      </w:pPr>
      <w:rPr>
        <w:rFonts w:hint="default"/>
      </w:rPr>
    </w:lvl>
    <w:lvl w:ilvl="5">
      <w:start w:val="1"/>
      <w:numFmt w:val="decimal"/>
      <w:pStyle w:val="Heading6"/>
      <w:lvlText w:val="%1.%2.%3.%4.%5.%6"/>
      <w:lvlJc w:val="left"/>
      <w:pPr>
        <w:tabs>
          <w:tab w:val="num" w:pos="0"/>
        </w:tabs>
        <w:ind w:left="1152" w:hanging="1152"/>
      </w:pPr>
      <w:rPr>
        <w:rFonts w:hint="default"/>
      </w:rPr>
    </w:lvl>
    <w:lvl w:ilvl="6">
      <w:start w:val="1"/>
      <w:numFmt w:val="decimal"/>
      <w:pStyle w:val="Heading7"/>
      <w:lvlText w:val="%1.%2.%3.%4.%5.%6.%7"/>
      <w:lvlJc w:val="left"/>
      <w:pPr>
        <w:tabs>
          <w:tab w:val="num" w:pos="0"/>
        </w:tabs>
        <w:ind w:left="1296" w:hanging="1296"/>
      </w:pPr>
      <w:rPr>
        <w:rFonts w:hint="default"/>
      </w:rPr>
    </w:lvl>
    <w:lvl w:ilvl="7">
      <w:start w:val="1"/>
      <w:numFmt w:val="decimal"/>
      <w:pStyle w:val="Heading8"/>
      <w:lvlText w:val="%1.%2.%3.%4.%5.%6.%7.%8"/>
      <w:lvlJc w:val="left"/>
      <w:pPr>
        <w:tabs>
          <w:tab w:val="num" w:pos="0"/>
        </w:tabs>
        <w:ind w:left="1440" w:hanging="1440"/>
      </w:pPr>
      <w:rPr>
        <w:rFonts w:hint="default"/>
      </w:rPr>
    </w:lvl>
    <w:lvl w:ilvl="8">
      <w:start w:val="1"/>
      <w:numFmt w:val="decimal"/>
      <w:pStyle w:val="Heading9"/>
      <w:lvlText w:val="%1.%2.%3.%4.%5.%6.%7.%8.%9"/>
      <w:lvlJc w:val="left"/>
      <w:pPr>
        <w:tabs>
          <w:tab w:val="num" w:pos="0"/>
        </w:tabs>
        <w:ind w:left="1584" w:hanging="1584"/>
      </w:pPr>
      <w:rPr>
        <w:rFonts w:hint="default"/>
      </w:rPr>
    </w:lvl>
  </w:abstractNum>
  <w:abstractNum w:abstractNumId="23" w15:restartNumberingAfterBreak="0">
    <w:nsid w:val="789825E2"/>
    <w:multiLevelType w:val="hybridMultilevel"/>
    <w:tmpl w:val="A9D25136"/>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1"/>
  </w:num>
  <w:num w:numId="2">
    <w:abstractNumId w:val="22"/>
  </w:num>
  <w:num w:numId="3">
    <w:abstractNumId w:val="18"/>
  </w:num>
  <w:num w:numId="4">
    <w:abstractNumId w:val="16"/>
  </w:num>
  <w:num w:numId="5">
    <w:abstractNumId w:val="13"/>
  </w:num>
  <w:num w:numId="6">
    <w:abstractNumId w:val="19"/>
  </w:num>
  <w:num w:numId="7">
    <w:abstractNumId w:val="23"/>
  </w:num>
  <w:num w:numId="8">
    <w:abstractNumId w:val="5"/>
  </w:num>
  <w:num w:numId="9">
    <w:abstractNumId w:val="3"/>
  </w:num>
  <w:num w:numId="10">
    <w:abstractNumId w:val="2"/>
  </w:num>
  <w:num w:numId="11">
    <w:abstractNumId w:val="4"/>
  </w:num>
  <w:num w:numId="12">
    <w:abstractNumId w:val="1"/>
  </w:num>
  <w:num w:numId="13">
    <w:abstractNumId w:val="0"/>
  </w:num>
  <w:num w:numId="14">
    <w:abstractNumId w:val="20"/>
  </w:num>
  <w:num w:numId="15">
    <w:abstractNumId w:val="10"/>
  </w:num>
  <w:num w:numId="16">
    <w:abstractNumId w:val="14"/>
  </w:num>
  <w:num w:numId="17">
    <w:abstractNumId w:val="6"/>
  </w:num>
  <w:num w:numId="18">
    <w:abstractNumId w:val="15"/>
  </w:num>
  <w:num w:numId="19">
    <w:abstractNumId w:val="12"/>
  </w:num>
  <w:num w:numId="20">
    <w:abstractNumId w:val="11"/>
  </w:num>
  <w:num w:numId="21">
    <w:abstractNumId w:val="9"/>
  </w:num>
  <w:num w:numId="22">
    <w:abstractNumId w:val="8"/>
  </w:num>
  <w:num w:numId="23">
    <w:abstractNumId w:val="17"/>
  </w:num>
  <w:num w:numId="24">
    <w:abstractNumId w:val="7"/>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pos w:val="beneathTex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443A"/>
    <w:rsid w:val="000204C0"/>
    <w:rsid w:val="00025A0B"/>
    <w:rsid w:val="00027DED"/>
    <w:rsid w:val="000330B3"/>
    <w:rsid w:val="00041DFE"/>
    <w:rsid w:val="00044D7F"/>
    <w:rsid w:val="000460C8"/>
    <w:rsid w:val="0006053F"/>
    <w:rsid w:val="000658F5"/>
    <w:rsid w:val="00080348"/>
    <w:rsid w:val="00086F73"/>
    <w:rsid w:val="00093D44"/>
    <w:rsid w:val="00095CEE"/>
    <w:rsid w:val="000970E3"/>
    <w:rsid w:val="000A27F4"/>
    <w:rsid w:val="000B314E"/>
    <w:rsid w:val="000C43BC"/>
    <w:rsid w:val="000C4C48"/>
    <w:rsid w:val="000E3FAF"/>
    <w:rsid w:val="000F0FFE"/>
    <w:rsid w:val="000F5617"/>
    <w:rsid w:val="00104C13"/>
    <w:rsid w:val="00110183"/>
    <w:rsid w:val="00112A75"/>
    <w:rsid w:val="001132A3"/>
    <w:rsid w:val="00114618"/>
    <w:rsid w:val="00116C31"/>
    <w:rsid w:val="00124A49"/>
    <w:rsid w:val="00132E47"/>
    <w:rsid w:val="00143F19"/>
    <w:rsid w:val="001454CF"/>
    <w:rsid w:val="0014766A"/>
    <w:rsid w:val="0017118B"/>
    <w:rsid w:val="001735C1"/>
    <w:rsid w:val="0017567C"/>
    <w:rsid w:val="00177425"/>
    <w:rsid w:val="0019486D"/>
    <w:rsid w:val="00194F2D"/>
    <w:rsid w:val="001A08E9"/>
    <w:rsid w:val="001A133C"/>
    <w:rsid w:val="001B2B1F"/>
    <w:rsid w:val="001B5E53"/>
    <w:rsid w:val="001C01DB"/>
    <w:rsid w:val="001C6444"/>
    <w:rsid w:val="001C6B54"/>
    <w:rsid w:val="001E19E4"/>
    <w:rsid w:val="001F41A4"/>
    <w:rsid w:val="001F6637"/>
    <w:rsid w:val="001F7A2E"/>
    <w:rsid w:val="0020173F"/>
    <w:rsid w:val="00205C7D"/>
    <w:rsid w:val="002108B6"/>
    <w:rsid w:val="00216DCE"/>
    <w:rsid w:val="00220194"/>
    <w:rsid w:val="00223546"/>
    <w:rsid w:val="002235F6"/>
    <w:rsid w:val="00235DBA"/>
    <w:rsid w:val="00241492"/>
    <w:rsid w:val="002567BF"/>
    <w:rsid w:val="00260839"/>
    <w:rsid w:val="00261677"/>
    <w:rsid w:val="0026190B"/>
    <w:rsid w:val="00261D44"/>
    <w:rsid w:val="00265E36"/>
    <w:rsid w:val="002772F5"/>
    <w:rsid w:val="00280389"/>
    <w:rsid w:val="00280BB3"/>
    <w:rsid w:val="00281D71"/>
    <w:rsid w:val="00283D71"/>
    <w:rsid w:val="002940BE"/>
    <w:rsid w:val="00294714"/>
    <w:rsid w:val="002B2FDC"/>
    <w:rsid w:val="002C5CFA"/>
    <w:rsid w:val="002D6FD9"/>
    <w:rsid w:val="002E3AAF"/>
    <w:rsid w:val="002F0615"/>
    <w:rsid w:val="00302D65"/>
    <w:rsid w:val="00323665"/>
    <w:rsid w:val="00330CD3"/>
    <w:rsid w:val="00340258"/>
    <w:rsid w:val="00340D8A"/>
    <w:rsid w:val="003425B1"/>
    <w:rsid w:val="00361557"/>
    <w:rsid w:val="00371C9C"/>
    <w:rsid w:val="00375303"/>
    <w:rsid w:val="00386750"/>
    <w:rsid w:val="003A19FD"/>
    <w:rsid w:val="003A6E21"/>
    <w:rsid w:val="003A7CB5"/>
    <w:rsid w:val="003B1F4F"/>
    <w:rsid w:val="003C28BD"/>
    <w:rsid w:val="003D503D"/>
    <w:rsid w:val="003D64AA"/>
    <w:rsid w:val="003E0C9B"/>
    <w:rsid w:val="003E5276"/>
    <w:rsid w:val="003F38FB"/>
    <w:rsid w:val="0040683D"/>
    <w:rsid w:val="0040750F"/>
    <w:rsid w:val="004076FC"/>
    <w:rsid w:val="0041059D"/>
    <w:rsid w:val="00410C2A"/>
    <w:rsid w:val="004146A2"/>
    <w:rsid w:val="00416175"/>
    <w:rsid w:val="00416991"/>
    <w:rsid w:val="004217A0"/>
    <w:rsid w:val="004271E5"/>
    <w:rsid w:val="00446F46"/>
    <w:rsid w:val="00447D2B"/>
    <w:rsid w:val="004516C2"/>
    <w:rsid w:val="00454C84"/>
    <w:rsid w:val="00464E46"/>
    <w:rsid w:val="004744B9"/>
    <w:rsid w:val="00474765"/>
    <w:rsid w:val="00474A2D"/>
    <w:rsid w:val="00476401"/>
    <w:rsid w:val="00482C03"/>
    <w:rsid w:val="00485722"/>
    <w:rsid w:val="00490F06"/>
    <w:rsid w:val="004910A0"/>
    <w:rsid w:val="00491CF2"/>
    <w:rsid w:val="00493BD8"/>
    <w:rsid w:val="00495637"/>
    <w:rsid w:val="004A302E"/>
    <w:rsid w:val="004A3EC8"/>
    <w:rsid w:val="004A715C"/>
    <w:rsid w:val="004B24D7"/>
    <w:rsid w:val="004C25BA"/>
    <w:rsid w:val="004D3EA7"/>
    <w:rsid w:val="004D7E2D"/>
    <w:rsid w:val="004E718C"/>
    <w:rsid w:val="004E7D90"/>
    <w:rsid w:val="004F00FA"/>
    <w:rsid w:val="004F096E"/>
    <w:rsid w:val="004F0E8D"/>
    <w:rsid w:val="004F3CDF"/>
    <w:rsid w:val="00504374"/>
    <w:rsid w:val="00504DF4"/>
    <w:rsid w:val="0050631E"/>
    <w:rsid w:val="00513E1C"/>
    <w:rsid w:val="00517AEB"/>
    <w:rsid w:val="005215B4"/>
    <w:rsid w:val="00530EF9"/>
    <w:rsid w:val="005344FA"/>
    <w:rsid w:val="00551D3E"/>
    <w:rsid w:val="00557284"/>
    <w:rsid w:val="0055763D"/>
    <w:rsid w:val="0057019D"/>
    <w:rsid w:val="005760A1"/>
    <w:rsid w:val="00583D52"/>
    <w:rsid w:val="0058418C"/>
    <w:rsid w:val="00585801"/>
    <w:rsid w:val="00594031"/>
    <w:rsid w:val="00594515"/>
    <w:rsid w:val="005952D9"/>
    <w:rsid w:val="00595613"/>
    <w:rsid w:val="00596048"/>
    <w:rsid w:val="00596082"/>
    <w:rsid w:val="005973AB"/>
    <w:rsid w:val="005A578B"/>
    <w:rsid w:val="005A6063"/>
    <w:rsid w:val="005B2C37"/>
    <w:rsid w:val="005C23C0"/>
    <w:rsid w:val="005C30DD"/>
    <w:rsid w:val="005C35D6"/>
    <w:rsid w:val="005E3487"/>
    <w:rsid w:val="005E4BA6"/>
    <w:rsid w:val="005E7A0F"/>
    <w:rsid w:val="005F79F9"/>
    <w:rsid w:val="006034C2"/>
    <w:rsid w:val="006071E5"/>
    <w:rsid w:val="006107D3"/>
    <w:rsid w:val="00613F53"/>
    <w:rsid w:val="0065187C"/>
    <w:rsid w:val="00653D50"/>
    <w:rsid w:val="00662218"/>
    <w:rsid w:val="00682637"/>
    <w:rsid w:val="00686EB8"/>
    <w:rsid w:val="006911FD"/>
    <w:rsid w:val="006915EF"/>
    <w:rsid w:val="006928B2"/>
    <w:rsid w:val="006A395F"/>
    <w:rsid w:val="006B305A"/>
    <w:rsid w:val="006B7E37"/>
    <w:rsid w:val="006C13A4"/>
    <w:rsid w:val="006D32FD"/>
    <w:rsid w:val="006D7F15"/>
    <w:rsid w:val="006E0F92"/>
    <w:rsid w:val="006F286F"/>
    <w:rsid w:val="006F5F64"/>
    <w:rsid w:val="00701969"/>
    <w:rsid w:val="00702B6B"/>
    <w:rsid w:val="00707D56"/>
    <w:rsid w:val="00713AA2"/>
    <w:rsid w:val="00727C08"/>
    <w:rsid w:val="007322EB"/>
    <w:rsid w:val="00743382"/>
    <w:rsid w:val="007451E7"/>
    <w:rsid w:val="00746819"/>
    <w:rsid w:val="00765597"/>
    <w:rsid w:val="00772AF3"/>
    <w:rsid w:val="00773B22"/>
    <w:rsid w:val="00777884"/>
    <w:rsid w:val="007802CA"/>
    <w:rsid w:val="00780F8E"/>
    <w:rsid w:val="007847DE"/>
    <w:rsid w:val="0078669B"/>
    <w:rsid w:val="007873B6"/>
    <w:rsid w:val="00795834"/>
    <w:rsid w:val="007958C2"/>
    <w:rsid w:val="007A5A46"/>
    <w:rsid w:val="007B23FF"/>
    <w:rsid w:val="007B2C6F"/>
    <w:rsid w:val="007D21CE"/>
    <w:rsid w:val="007D5A7D"/>
    <w:rsid w:val="007D5EF2"/>
    <w:rsid w:val="007E0800"/>
    <w:rsid w:val="007E351B"/>
    <w:rsid w:val="007E46FD"/>
    <w:rsid w:val="007E77F3"/>
    <w:rsid w:val="007F4CE4"/>
    <w:rsid w:val="007F7F37"/>
    <w:rsid w:val="00804776"/>
    <w:rsid w:val="00814B6F"/>
    <w:rsid w:val="00823E36"/>
    <w:rsid w:val="008337FA"/>
    <w:rsid w:val="00843F48"/>
    <w:rsid w:val="00847B72"/>
    <w:rsid w:val="00852B46"/>
    <w:rsid w:val="00861319"/>
    <w:rsid w:val="00866EC0"/>
    <w:rsid w:val="00866F06"/>
    <w:rsid w:val="008749B0"/>
    <w:rsid w:val="0088112C"/>
    <w:rsid w:val="00893546"/>
    <w:rsid w:val="00897266"/>
    <w:rsid w:val="008A686F"/>
    <w:rsid w:val="008B4632"/>
    <w:rsid w:val="008D3375"/>
    <w:rsid w:val="008D4327"/>
    <w:rsid w:val="008D6BBD"/>
    <w:rsid w:val="008D7835"/>
    <w:rsid w:val="008E083B"/>
    <w:rsid w:val="008F58D0"/>
    <w:rsid w:val="008F694C"/>
    <w:rsid w:val="00901C2B"/>
    <w:rsid w:val="0090443A"/>
    <w:rsid w:val="00904B32"/>
    <w:rsid w:val="00905BCD"/>
    <w:rsid w:val="00924BB6"/>
    <w:rsid w:val="009308EE"/>
    <w:rsid w:val="009346F0"/>
    <w:rsid w:val="00937B0C"/>
    <w:rsid w:val="00941A8B"/>
    <w:rsid w:val="0095015A"/>
    <w:rsid w:val="00953C9E"/>
    <w:rsid w:val="00953FB3"/>
    <w:rsid w:val="009571A4"/>
    <w:rsid w:val="00967D7B"/>
    <w:rsid w:val="009835CF"/>
    <w:rsid w:val="00985F18"/>
    <w:rsid w:val="00986BDB"/>
    <w:rsid w:val="00990687"/>
    <w:rsid w:val="0099225F"/>
    <w:rsid w:val="0099662B"/>
    <w:rsid w:val="009A55D8"/>
    <w:rsid w:val="009C099D"/>
    <w:rsid w:val="009C717F"/>
    <w:rsid w:val="009D05C3"/>
    <w:rsid w:val="009D1B35"/>
    <w:rsid w:val="009E0A84"/>
    <w:rsid w:val="009E4691"/>
    <w:rsid w:val="009F289E"/>
    <w:rsid w:val="009F2D48"/>
    <w:rsid w:val="00A0002A"/>
    <w:rsid w:val="00A0384B"/>
    <w:rsid w:val="00A04B2C"/>
    <w:rsid w:val="00A07CF8"/>
    <w:rsid w:val="00A120DC"/>
    <w:rsid w:val="00A13A0C"/>
    <w:rsid w:val="00A319B3"/>
    <w:rsid w:val="00A456C9"/>
    <w:rsid w:val="00A52833"/>
    <w:rsid w:val="00A546C5"/>
    <w:rsid w:val="00A55571"/>
    <w:rsid w:val="00A56251"/>
    <w:rsid w:val="00A6419E"/>
    <w:rsid w:val="00A77006"/>
    <w:rsid w:val="00A84E45"/>
    <w:rsid w:val="00A86F0F"/>
    <w:rsid w:val="00AA1A3D"/>
    <w:rsid w:val="00AA4A1D"/>
    <w:rsid w:val="00AA53F0"/>
    <w:rsid w:val="00AA5816"/>
    <w:rsid w:val="00AC0219"/>
    <w:rsid w:val="00AD3E91"/>
    <w:rsid w:val="00AF2B6A"/>
    <w:rsid w:val="00AF6293"/>
    <w:rsid w:val="00AF6A02"/>
    <w:rsid w:val="00B13024"/>
    <w:rsid w:val="00B15B7B"/>
    <w:rsid w:val="00B23FCA"/>
    <w:rsid w:val="00B40D3C"/>
    <w:rsid w:val="00B551DE"/>
    <w:rsid w:val="00B62D3E"/>
    <w:rsid w:val="00B73DEF"/>
    <w:rsid w:val="00B751B1"/>
    <w:rsid w:val="00B85B7C"/>
    <w:rsid w:val="00B861D5"/>
    <w:rsid w:val="00B90D63"/>
    <w:rsid w:val="00B93610"/>
    <w:rsid w:val="00B962E9"/>
    <w:rsid w:val="00B976E6"/>
    <w:rsid w:val="00BA0599"/>
    <w:rsid w:val="00BB5133"/>
    <w:rsid w:val="00BD7FE0"/>
    <w:rsid w:val="00BF7BBE"/>
    <w:rsid w:val="00C05B6B"/>
    <w:rsid w:val="00C10DDD"/>
    <w:rsid w:val="00C14830"/>
    <w:rsid w:val="00C318D5"/>
    <w:rsid w:val="00C33703"/>
    <w:rsid w:val="00C45F05"/>
    <w:rsid w:val="00C528D0"/>
    <w:rsid w:val="00C64570"/>
    <w:rsid w:val="00C71DFA"/>
    <w:rsid w:val="00C92BCC"/>
    <w:rsid w:val="00C9621D"/>
    <w:rsid w:val="00C971AD"/>
    <w:rsid w:val="00C97CBA"/>
    <w:rsid w:val="00CB7D88"/>
    <w:rsid w:val="00CD1DBD"/>
    <w:rsid w:val="00CD3790"/>
    <w:rsid w:val="00CD6D00"/>
    <w:rsid w:val="00CE27C9"/>
    <w:rsid w:val="00CE2BD8"/>
    <w:rsid w:val="00CE53BF"/>
    <w:rsid w:val="00CF3A81"/>
    <w:rsid w:val="00D05D91"/>
    <w:rsid w:val="00D14D06"/>
    <w:rsid w:val="00D16C0D"/>
    <w:rsid w:val="00D2180F"/>
    <w:rsid w:val="00D4231D"/>
    <w:rsid w:val="00D47B85"/>
    <w:rsid w:val="00D51327"/>
    <w:rsid w:val="00D53221"/>
    <w:rsid w:val="00D61517"/>
    <w:rsid w:val="00D64085"/>
    <w:rsid w:val="00D67AA5"/>
    <w:rsid w:val="00D7349B"/>
    <w:rsid w:val="00D80CBE"/>
    <w:rsid w:val="00D80CDA"/>
    <w:rsid w:val="00D823D3"/>
    <w:rsid w:val="00D84F23"/>
    <w:rsid w:val="00D851A4"/>
    <w:rsid w:val="00D866D9"/>
    <w:rsid w:val="00D87DE1"/>
    <w:rsid w:val="00D96720"/>
    <w:rsid w:val="00DA0B1A"/>
    <w:rsid w:val="00DA3950"/>
    <w:rsid w:val="00DD74D7"/>
    <w:rsid w:val="00E05446"/>
    <w:rsid w:val="00E13CFC"/>
    <w:rsid w:val="00E16502"/>
    <w:rsid w:val="00E215EC"/>
    <w:rsid w:val="00E24F84"/>
    <w:rsid w:val="00E336F5"/>
    <w:rsid w:val="00E375A8"/>
    <w:rsid w:val="00E4298D"/>
    <w:rsid w:val="00E43A30"/>
    <w:rsid w:val="00E5175A"/>
    <w:rsid w:val="00E5582C"/>
    <w:rsid w:val="00E71040"/>
    <w:rsid w:val="00E76C58"/>
    <w:rsid w:val="00E77D65"/>
    <w:rsid w:val="00E80276"/>
    <w:rsid w:val="00E8188A"/>
    <w:rsid w:val="00E867C2"/>
    <w:rsid w:val="00E90BB3"/>
    <w:rsid w:val="00EC3D3D"/>
    <w:rsid w:val="00ED0A3E"/>
    <w:rsid w:val="00ED4763"/>
    <w:rsid w:val="00EE1585"/>
    <w:rsid w:val="00EE5915"/>
    <w:rsid w:val="00EF09E7"/>
    <w:rsid w:val="00EF1BA5"/>
    <w:rsid w:val="00EF50D1"/>
    <w:rsid w:val="00F070D7"/>
    <w:rsid w:val="00F12205"/>
    <w:rsid w:val="00F15538"/>
    <w:rsid w:val="00F17B4C"/>
    <w:rsid w:val="00F2195B"/>
    <w:rsid w:val="00F375CA"/>
    <w:rsid w:val="00F376A6"/>
    <w:rsid w:val="00F409EE"/>
    <w:rsid w:val="00F42083"/>
    <w:rsid w:val="00F4220C"/>
    <w:rsid w:val="00F459B8"/>
    <w:rsid w:val="00F465E0"/>
    <w:rsid w:val="00F50027"/>
    <w:rsid w:val="00F533C8"/>
    <w:rsid w:val="00F57EE9"/>
    <w:rsid w:val="00F6733E"/>
    <w:rsid w:val="00F77116"/>
    <w:rsid w:val="00F82428"/>
    <w:rsid w:val="00F83104"/>
    <w:rsid w:val="00F92F30"/>
    <w:rsid w:val="00F94C73"/>
    <w:rsid w:val="00FB07A4"/>
    <w:rsid w:val="00FC1C2C"/>
    <w:rsid w:val="00FD07A6"/>
    <w:rsid w:val="00FD1D47"/>
    <w:rsid w:val="00FE0253"/>
    <w:rsid w:val="00FE0303"/>
    <w:rsid w:val="00FE19D5"/>
    <w:rsid w:val="00FE2CDD"/>
    <w:rsid w:val="00FE74C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1FFD9DE"/>
  <w15:docId w15:val="{8656A7CC-8A41-4488-80AA-E9B64A5A02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iPriority="0"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0443A"/>
    <w:pPr>
      <w:spacing w:after="0" w:line="276" w:lineRule="auto"/>
      <w:jc w:val="both"/>
    </w:pPr>
    <w:rPr>
      <w:rFonts w:ascii="Arial" w:eastAsia="Calibri" w:hAnsi="Arial" w:cs="Times New Roman"/>
      <w:sz w:val="20"/>
    </w:rPr>
  </w:style>
  <w:style w:type="paragraph" w:styleId="Heading1">
    <w:name w:val="heading 1"/>
    <w:aliases w:val="GDS Heading 1"/>
    <w:basedOn w:val="Normal"/>
    <w:next w:val="Normal"/>
    <w:link w:val="Heading1Char"/>
    <w:uiPriority w:val="9"/>
    <w:qFormat/>
    <w:rsid w:val="0090443A"/>
    <w:pPr>
      <w:keepNext/>
      <w:numPr>
        <w:numId w:val="3"/>
      </w:numPr>
      <w:tabs>
        <w:tab w:val="clear" w:pos="1872"/>
        <w:tab w:val="num" w:pos="432"/>
      </w:tabs>
      <w:spacing w:before="120" w:after="120"/>
      <w:ind w:left="432"/>
      <w:outlineLvl w:val="0"/>
    </w:pPr>
    <w:rPr>
      <w:b/>
      <w:bCs/>
      <w:sz w:val="32"/>
      <w:lang w:val="en-GB"/>
    </w:rPr>
  </w:style>
  <w:style w:type="paragraph" w:styleId="Heading2">
    <w:name w:val="heading 2"/>
    <w:aliases w:val="GDS Heading 2"/>
    <w:basedOn w:val="Normal"/>
    <w:next w:val="Normal"/>
    <w:link w:val="Heading2Char"/>
    <w:uiPriority w:val="9"/>
    <w:qFormat/>
    <w:rsid w:val="0090443A"/>
    <w:pPr>
      <w:keepNext/>
      <w:numPr>
        <w:ilvl w:val="1"/>
        <w:numId w:val="3"/>
      </w:numPr>
      <w:spacing w:before="240" w:after="120"/>
      <w:outlineLvl w:val="1"/>
    </w:pPr>
    <w:rPr>
      <w:b/>
      <w:sz w:val="28"/>
      <w:lang w:val="en-GB"/>
    </w:rPr>
  </w:style>
  <w:style w:type="paragraph" w:styleId="Heading3">
    <w:name w:val="heading 3"/>
    <w:aliases w:val="GF Heading 3"/>
    <w:basedOn w:val="Normal"/>
    <w:next w:val="Normal"/>
    <w:link w:val="Heading3Char"/>
    <w:uiPriority w:val="9"/>
    <w:qFormat/>
    <w:rsid w:val="0090443A"/>
    <w:pPr>
      <w:keepNext/>
      <w:numPr>
        <w:ilvl w:val="2"/>
        <w:numId w:val="3"/>
      </w:numPr>
      <w:spacing w:before="240" w:after="60"/>
      <w:outlineLvl w:val="2"/>
    </w:pPr>
    <w:rPr>
      <w:rFonts w:cs="Arial"/>
      <w:b/>
      <w:sz w:val="24"/>
      <w:lang w:val="en-GB"/>
    </w:rPr>
  </w:style>
  <w:style w:type="paragraph" w:styleId="Heading4">
    <w:name w:val="heading 4"/>
    <w:basedOn w:val="Normal"/>
    <w:next w:val="Normal"/>
    <w:link w:val="Heading4Char"/>
    <w:uiPriority w:val="9"/>
    <w:qFormat/>
    <w:rsid w:val="0090443A"/>
    <w:pPr>
      <w:keepNext/>
      <w:numPr>
        <w:ilvl w:val="3"/>
        <w:numId w:val="3"/>
      </w:numPr>
      <w:outlineLvl w:val="3"/>
    </w:pPr>
    <w:rPr>
      <w:rFonts w:ascii="Century Gothic" w:hAnsi="Century Gothic"/>
      <w:b/>
      <w:lang w:val="en-GB"/>
    </w:rPr>
  </w:style>
  <w:style w:type="paragraph" w:styleId="Heading5">
    <w:name w:val="heading 5"/>
    <w:basedOn w:val="Normal"/>
    <w:next w:val="Normal"/>
    <w:link w:val="Heading5Char"/>
    <w:uiPriority w:val="9"/>
    <w:qFormat/>
    <w:rsid w:val="0090443A"/>
    <w:pPr>
      <w:numPr>
        <w:ilvl w:val="4"/>
        <w:numId w:val="3"/>
      </w:numPr>
      <w:spacing w:before="240" w:after="60"/>
      <w:outlineLvl w:val="4"/>
    </w:pPr>
    <w:rPr>
      <w:b/>
      <w:bCs/>
      <w:i/>
      <w:iCs/>
      <w:sz w:val="26"/>
      <w:szCs w:val="26"/>
      <w:lang w:val="en-GB" w:eastAsia="en-GB"/>
    </w:rPr>
  </w:style>
  <w:style w:type="paragraph" w:styleId="Heading6">
    <w:name w:val="heading 6"/>
    <w:basedOn w:val="Normal"/>
    <w:next w:val="Normal"/>
    <w:link w:val="Heading6Char"/>
    <w:uiPriority w:val="9"/>
    <w:qFormat/>
    <w:rsid w:val="0090443A"/>
    <w:pPr>
      <w:numPr>
        <w:ilvl w:val="5"/>
        <w:numId w:val="2"/>
      </w:numPr>
      <w:spacing w:before="240" w:after="60"/>
      <w:outlineLvl w:val="5"/>
    </w:pPr>
    <w:rPr>
      <w:b/>
      <w:bCs/>
      <w:sz w:val="22"/>
      <w:lang w:val="en-GB" w:eastAsia="en-GB"/>
    </w:rPr>
  </w:style>
  <w:style w:type="paragraph" w:styleId="Heading7">
    <w:name w:val="heading 7"/>
    <w:basedOn w:val="Normal"/>
    <w:next w:val="Normal"/>
    <w:link w:val="Heading7Char"/>
    <w:uiPriority w:val="9"/>
    <w:qFormat/>
    <w:rsid w:val="0090443A"/>
    <w:pPr>
      <w:numPr>
        <w:ilvl w:val="6"/>
        <w:numId w:val="2"/>
      </w:numPr>
      <w:spacing w:before="240" w:after="60"/>
      <w:outlineLvl w:val="6"/>
    </w:pPr>
    <w:rPr>
      <w:lang w:val="en-GB" w:eastAsia="en-GB"/>
    </w:rPr>
  </w:style>
  <w:style w:type="paragraph" w:styleId="Heading8">
    <w:name w:val="heading 8"/>
    <w:basedOn w:val="Normal"/>
    <w:next w:val="Normal"/>
    <w:link w:val="Heading8Char"/>
    <w:uiPriority w:val="9"/>
    <w:qFormat/>
    <w:rsid w:val="0090443A"/>
    <w:pPr>
      <w:numPr>
        <w:ilvl w:val="7"/>
        <w:numId w:val="2"/>
      </w:numPr>
      <w:spacing w:before="240" w:after="60"/>
      <w:outlineLvl w:val="7"/>
    </w:pPr>
    <w:rPr>
      <w:i/>
      <w:iCs/>
      <w:lang w:val="en-GB" w:eastAsia="en-GB"/>
    </w:rPr>
  </w:style>
  <w:style w:type="paragraph" w:styleId="Heading9">
    <w:name w:val="heading 9"/>
    <w:basedOn w:val="Normal"/>
    <w:next w:val="Normal"/>
    <w:link w:val="Heading9Char"/>
    <w:uiPriority w:val="9"/>
    <w:qFormat/>
    <w:rsid w:val="0090443A"/>
    <w:pPr>
      <w:numPr>
        <w:ilvl w:val="8"/>
        <w:numId w:val="2"/>
      </w:numPr>
      <w:spacing w:before="240" w:after="60"/>
      <w:outlineLvl w:val="8"/>
    </w:pPr>
    <w:rPr>
      <w:rFonts w:cs="Arial"/>
      <w:sz w:val="22"/>
      <w:lang w:val="en-GB"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GDS Heading 1 Char"/>
    <w:basedOn w:val="DefaultParagraphFont"/>
    <w:link w:val="Heading1"/>
    <w:uiPriority w:val="9"/>
    <w:rsid w:val="0090443A"/>
    <w:rPr>
      <w:rFonts w:ascii="Arial" w:eastAsia="Calibri" w:hAnsi="Arial" w:cs="Times New Roman"/>
      <w:b/>
      <w:bCs/>
      <w:sz w:val="32"/>
      <w:lang w:val="en-GB"/>
    </w:rPr>
  </w:style>
  <w:style w:type="character" w:customStyle="1" w:styleId="Heading2Char">
    <w:name w:val="Heading 2 Char"/>
    <w:aliases w:val="GDS Heading 2 Char"/>
    <w:basedOn w:val="DefaultParagraphFont"/>
    <w:link w:val="Heading2"/>
    <w:uiPriority w:val="9"/>
    <w:rsid w:val="0090443A"/>
    <w:rPr>
      <w:rFonts w:ascii="Arial" w:eastAsia="Calibri" w:hAnsi="Arial" w:cs="Times New Roman"/>
      <w:b/>
      <w:sz w:val="28"/>
      <w:lang w:val="en-GB"/>
    </w:rPr>
  </w:style>
  <w:style w:type="character" w:customStyle="1" w:styleId="Heading3Char">
    <w:name w:val="Heading 3 Char"/>
    <w:aliases w:val="GF Heading 3 Char"/>
    <w:basedOn w:val="DefaultParagraphFont"/>
    <w:link w:val="Heading3"/>
    <w:uiPriority w:val="9"/>
    <w:rsid w:val="0090443A"/>
    <w:rPr>
      <w:rFonts w:ascii="Arial" w:eastAsia="Calibri" w:hAnsi="Arial" w:cs="Arial"/>
      <w:b/>
      <w:sz w:val="24"/>
      <w:lang w:val="en-GB"/>
    </w:rPr>
  </w:style>
  <w:style w:type="character" w:customStyle="1" w:styleId="Heading4Char">
    <w:name w:val="Heading 4 Char"/>
    <w:basedOn w:val="DefaultParagraphFont"/>
    <w:link w:val="Heading4"/>
    <w:uiPriority w:val="9"/>
    <w:rsid w:val="0090443A"/>
    <w:rPr>
      <w:rFonts w:ascii="Century Gothic" w:eastAsia="Calibri" w:hAnsi="Century Gothic" w:cs="Times New Roman"/>
      <w:b/>
      <w:sz w:val="20"/>
      <w:lang w:val="en-GB"/>
    </w:rPr>
  </w:style>
  <w:style w:type="character" w:customStyle="1" w:styleId="Heading5Char">
    <w:name w:val="Heading 5 Char"/>
    <w:basedOn w:val="DefaultParagraphFont"/>
    <w:link w:val="Heading5"/>
    <w:uiPriority w:val="9"/>
    <w:rsid w:val="0090443A"/>
    <w:rPr>
      <w:rFonts w:ascii="Arial" w:eastAsia="Calibri" w:hAnsi="Arial" w:cs="Times New Roman"/>
      <w:b/>
      <w:bCs/>
      <w:i/>
      <w:iCs/>
      <w:sz w:val="26"/>
      <w:szCs w:val="26"/>
      <w:lang w:val="en-GB" w:eastAsia="en-GB"/>
    </w:rPr>
  </w:style>
  <w:style w:type="character" w:customStyle="1" w:styleId="Heading6Char">
    <w:name w:val="Heading 6 Char"/>
    <w:basedOn w:val="DefaultParagraphFont"/>
    <w:link w:val="Heading6"/>
    <w:uiPriority w:val="9"/>
    <w:rsid w:val="0090443A"/>
    <w:rPr>
      <w:rFonts w:ascii="Arial" w:eastAsia="Calibri" w:hAnsi="Arial" w:cs="Times New Roman"/>
      <w:b/>
      <w:bCs/>
      <w:lang w:val="en-GB" w:eastAsia="en-GB"/>
    </w:rPr>
  </w:style>
  <w:style w:type="character" w:customStyle="1" w:styleId="Heading7Char">
    <w:name w:val="Heading 7 Char"/>
    <w:basedOn w:val="DefaultParagraphFont"/>
    <w:link w:val="Heading7"/>
    <w:uiPriority w:val="9"/>
    <w:rsid w:val="0090443A"/>
    <w:rPr>
      <w:rFonts w:ascii="Arial" w:eastAsia="Calibri" w:hAnsi="Arial" w:cs="Times New Roman"/>
      <w:sz w:val="20"/>
      <w:lang w:val="en-GB" w:eastAsia="en-GB"/>
    </w:rPr>
  </w:style>
  <w:style w:type="character" w:customStyle="1" w:styleId="Heading8Char">
    <w:name w:val="Heading 8 Char"/>
    <w:basedOn w:val="DefaultParagraphFont"/>
    <w:link w:val="Heading8"/>
    <w:uiPriority w:val="9"/>
    <w:rsid w:val="0090443A"/>
    <w:rPr>
      <w:rFonts w:ascii="Arial" w:eastAsia="Calibri" w:hAnsi="Arial" w:cs="Times New Roman"/>
      <w:i/>
      <w:iCs/>
      <w:sz w:val="20"/>
      <w:lang w:val="en-GB" w:eastAsia="en-GB"/>
    </w:rPr>
  </w:style>
  <w:style w:type="character" w:customStyle="1" w:styleId="Heading9Char">
    <w:name w:val="Heading 9 Char"/>
    <w:basedOn w:val="DefaultParagraphFont"/>
    <w:link w:val="Heading9"/>
    <w:uiPriority w:val="9"/>
    <w:rsid w:val="0090443A"/>
    <w:rPr>
      <w:rFonts w:ascii="Arial" w:eastAsia="Calibri" w:hAnsi="Arial" w:cs="Arial"/>
      <w:lang w:val="en-GB" w:eastAsia="en-GB"/>
    </w:rPr>
  </w:style>
  <w:style w:type="paragraph" w:styleId="Header">
    <w:name w:val="header"/>
    <w:basedOn w:val="Normal"/>
    <w:link w:val="HeaderChar"/>
    <w:rsid w:val="0090443A"/>
    <w:pPr>
      <w:tabs>
        <w:tab w:val="center" w:pos="4320"/>
        <w:tab w:val="right" w:pos="8640"/>
      </w:tabs>
    </w:pPr>
  </w:style>
  <w:style w:type="character" w:customStyle="1" w:styleId="HeaderChar">
    <w:name w:val="Header Char"/>
    <w:basedOn w:val="DefaultParagraphFont"/>
    <w:link w:val="Header"/>
    <w:rsid w:val="0090443A"/>
    <w:rPr>
      <w:rFonts w:ascii="Arial" w:eastAsia="Calibri" w:hAnsi="Arial" w:cs="Times New Roman"/>
      <w:sz w:val="20"/>
    </w:rPr>
  </w:style>
  <w:style w:type="paragraph" w:styleId="Footer">
    <w:name w:val="footer"/>
    <w:basedOn w:val="Normal"/>
    <w:link w:val="FooterChar"/>
    <w:uiPriority w:val="99"/>
    <w:rsid w:val="0090443A"/>
    <w:pPr>
      <w:tabs>
        <w:tab w:val="center" w:pos="4320"/>
        <w:tab w:val="right" w:pos="8640"/>
      </w:tabs>
    </w:pPr>
  </w:style>
  <w:style w:type="character" w:customStyle="1" w:styleId="FooterChar">
    <w:name w:val="Footer Char"/>
    <w:basedOn w:val="DefaultParagraphFont"/>
    <w:link w:val="Footer"/>
    <w:uiPriority w:val="99"/>
    <w:rsid w:val="0090443A"/>
    <w:rPr>
      <w:rFonts w:ascii="Arial" w:eastAsia="Calibri" w:hAnsi="Arial" w:cs="Times New Roman"/>
      <w:sz w:val="20"/>
    </w:rPr>
  </w:style>
  <w:style w:type="character" w:styleId="Hyperlink">
    <w:name w:val="Hyperlink"/>
    <w:uiPriority w:val="99"/>
    <w:rsid w:val="0090443A"/>
    <w:rPr>
      <w:rFonts w:ascii="Arial" w:hAnsi="Arial"/>
      <w:color w:val="0000FF"/>
      <w:sz w:val="20"/>
      <w:u w:val="single"/>
    </w:rPr>
  </w:style>
  <w:style w:type="paragraph" w:customStyle="1" w:styleId="Heading1nonumber">
    <w:name w:val="Heading 1 (no number)"/>
    <w:basedOn w:val="Heading1"/>
    <w:next w:val="Normal"/>
    <w:link w:val="Heading1nonumberChar"/>
    <w:qFormat/>
    <w:rsid w:val="0090443A"/>
    <w:pPr>
      <w:spacing w:before="0" w:after="0"/>
    </w:pPr>
    <w:rPr>
      <w:rFonts w:eastAsia="MS Mincho"/>
      <w:kern w:val="36"/>
      <w:szCs w:val="48"/>
      <w:lang w:eastAsia="ja-JP"/>
    </w:rPr>
  </w:style>
  <w:style w:type="character" w:customStyle="1" w:styleId="Heading1nonumberChar">
    <w:name w:val="Heading 1 (no number) Char"/>
    <w:link w:val="Heading1nonumber"/>
    <w:rsid w:val="0090443A"/>
    <w:rPr>
      <w:rFonts w:ascii="Arial" w:eastAsia="MS Mincho" w:hAnsi="Arial" w:cs="Times New Roman"/>
      <w:b/>
      <w:bCs/>
      <w:kern w:val="36"/>
      <w:sz w:val="32"/>
      <w:szCs w:val="48"/>
      <w:lang w:val="en-GB" w:eastAsia="ja-JP"/>
    </w:rPr>
  </w:style>
  <w:style w:type="paragraph" w:styleId="FootnoteText">
    <w:name w:val="footnote text"/>
    <w:basedOn w:val="Normal"/>
    <w:link w:val="FootnoteTextChar"/>
    <w:rsid w:val="0090443A"/>
    <w:rPr>
      <w:sz w:val="16"/>
      <w:lang w:val="en-GB"/>
    </w:rPr>
  </w:style>
  <w:style w:type="character" w:customStyle="1" w:styleId="FootnoteTextChar">
    <w:name w:val="Footnote Text Char"/>
    <w:basedOn w:val="DefaultParagraphFont"/>
    <w:link w:val="FootnoteText"/>
    <w:rsid w:val="0090443A"/>
    <w:rPr>
      <w:rFonts w:ascii="Arial" w:eastAsia="Calibri" w:hAnsi="Arial" w:cs="Times New Roman"/>
      <w:sz w:val="16"/>
      <w:lang w:val="en-GB"/>
    </w:rPr>
  </w:style>
  <w:style w:type="paragraph" w:styleId="TOC1">
    <w:name w:val="toc 1"/>
    <w:basedOn w:val="Normal"/>
    <w:next w:val="Normal"/>
    <w:autoRedefine/>
    <w:uiPriority w:val="39"/>
    <w:rsid w:val="0090443A"/>
    <w:pPr>
      <w:spacing w:before="120"/>
      <w:jc w:val="left"/>
    </w:pPr>
    <w:rPr>
      <w:rFonts w:asciiTheme="minorHAnsi" w:hAnsiTheme="minorHAnsi"/>
      <w:b/>
      <w:sz w:val="24"/>
      <w:szCs w:val="24"/>
    </w:rPr>
  </w:style>
  <w:style w:type="paragraph" w:styleId="TableofFigures">
    <w:name w:val="table of figures"/>
    <w:basedOn w:val="Normal"/>
    <w:next w:val="Normal"/>
    <w:autoRedefine/>
    <w:uiPriority w:val="99"/>
    <w:rsid w:val="00F376A6"/>
    <w:pPr>
      <w:tabs>
        <w:tab w:val="right" w:leader="dot" w:pos="9623"/>
      </w:tabs>
      <w:ind w:left="480" w:hanging="480"/>
    </w:pPr>
    <w:rPr>
      <w:rFonts w:eastAsia="Times" w:cs="Arial"/>
      <w:noProof/>
      <w:lang w:eastAsia="ja-JP"/>
    </w:rPr>
  </w:style>
  <w:style w:type="paragraph" w:styleId="Caption">
    <w:name w:val="caption"/>
    <w:basedOn w:val="Normal"/>
    <w:next w:val="Normal"/>
    <w:uiPriority w:val="35"/>
    <w:qFormat/>
    <w:rsid w:val="0090443A"/>
    <w:rPr>
      <w:b/>
      <w:bCs/>
      <w:szCs w:val="20"/>
      <w:lang w:val="en-GB"/>
    </w:rPr>
  </w:style>
  <w:style w:type="character" w:styleId="CommentReference">
    <w:name w:val="annotation reference"/>
    <w:uiPriority w:val="99"/>
    <w:unhideWhenUsed/>
    <w:rsid w:val="0090443A"/>
    <w:rPr>
      <w:sz w:val="18"/>
      <w:szCs w:val="18"/>
    </w:rPr>
  </w:style>
  <w:style w:type="paragraph" w:styleId="CommentText">
    <w:name w:val="annotation text"/>
    <w:basedOn w:val="Normal"/>
    <w:link w:val="CommentTextChar"/>
    <w:uiPriority w:val="99"/>
    <w:unhideWhenUsed/>
    <w:rsid w:val="0090443A"/>
    <w:rPr>
      <w:lang w:val="en-GB"/>
    </w:rPr>
  </w:style>
  <w:style w:type="character" w:customStyle="1" w:styleId="CommentTextChar">
    <w:name w:val="Comment Text Char"/>
    <w:basedOn w:val="DefaultParagraphFont"/>
    <w:link w:val="CommentText"/>
    <w:uiPriority w:val="99"/>
    <w:rsid w:val="0090443A"/>
    <w:rPr>
      <w:rFonts w:ascii="Arial" w:eastAsia="Calibri" w:hAnsi="Arial" w:cs="Times New Roman"/>
      <w:sz w:val="20"/>
      <w:lang w:val="en-GB"/>
    </w:rPr>
  </w:style>
  <w:style w:type="paragraph" w:styleId="BodyText">
    <w:name w:val="Body Text"/>
    <w:basedOn w:val="Normal"/>
    <w:link w:val="BodyTextChar"/>
    <w:uiPriority w:val="99"/>
    <w:rsid w:val="0090443A"/>
  </w:style>
  <w:style w:type="character" w:customStyle="1" w:styleId="BodyTextChar">
    <w:name w:val="Body Text Char"/>
    <w:basedOn w:val="DefaultParagraphFont"/>
    <w:link w:val="BodyText"/>
    <w:uiPriority w:val="99"/>
    <w:rsid w:val="0090443A"/>
    <w:rPr>
      <w:rFonts w:ascii="Arial" w:eastAsia="Calibri" w:hAnsi="Arial" w:cs="Times New Roman"/>
      <w:sz w:val="20"/>
    </w:rPr>
  </w:style>
  <w:style w:type="character" w:styleId="Emphasis">
    <w:name w:val="Emphasis"/>
    <w:uiPriority w:val="20"/>
    <w:qFormat/>
    <w:rsid w:val="0090443A"/>
    <w:rPr>
      <w:i/>
      <w:iCs/>
    </w:rPr>
  </w:style>
  <w:style w:type="paragraph" w:styleId="TOC2">
    <w:name w:val="toc 2"/>
    <w:basedOn w:val="Normal"/>
    <w:next w:val="Normal"/>
    <w:autoRedefine/>
    <w:uiPriority w:val="39"/>
    <w:rsid w:val="0090443A"/>
    <w:pPr>
      <w:ind w:left="200"/>
      <w:jc w:val="left"/>
    </w:pPr>
    <w:rPr>
      <w:rFonts w:asciiTheme="minorHAnsi" w:hAnsiTheme="minorHAnsi"/>
      <w:b/>
      <w:sz w:val="22"/>
    </w:rPr>
  </w:style>
  <w:style w:type="paragraph" w:customStyle="1" w:styleId="Caption1">
    <w:name w:val="Caption1"/>
    <w:basedOn w:val="Caption"/>
    <w:rsid w:val="0090443A"/>
    <w:pPr>
      <w:spacing w:before="120" w:after="120"/>
      <w:jc w:val="center"/>
    </w:pPr>
    <w:rPr>
      <w:sz w:val="18"/>
    </w:rPr>
  </w:style>
  <w:style w:type="paragraph" w:styleId="TOC3">
    <w:name w:val="toc 3"/>
    <w:basedOn w:val="Normal"/>
    <w:next w:val="Normal"/>
    <w:autoRedefine/>
    <w:uiPriority w:val="39"/>
    <w:rsid w:val="0090443A"/>
    <w:pPr>
      <w:ind w:left="400"/>
      <w:jc w:val="left"/>
    </w:pPr>
    <w:rPr>
      <w:rFonts w:asciiTheme="minorHAnsi" w:hAnsiTheme="minorHAnsi"/>
      <w:sz w:val="22"/>
    </w:rPr>
  </w:style>
  <w:style w:type="character" w:customStyle="1" w:styleId="DocumentMapChar">
    <w:name w:val="Document Map Char"/>
    <w:basedOn w:val="DefaultParagraphFont"/>
    <w:link w:val="DocumentMap"/>
    <w:semiHidden/>
    <w:rsid w:val="0090443A"/>
    <w:rPr>
      <w:rFonts w:ascii="Tahoma" w:eastAsia="Calibri" w:hAnsi="Tahoma" w:cs="Tahoma"/>
      <w:sz w:val="20"/>
      <w:shd w:val="clear" w:color="auto" w:fill="000080"/>
    </w:rPr>
  </w:style>
  <w:style w:type="paragraph" w:styleId="DocumentMap">
    <w:name w:val="Document Map"/>
    <w:basedOn w:val="Normal"/>
    <w:link w:val="DocumentMapChar"/>
    <w:semiHidden/>
    <w:rsid w:val="0090443A"/>
    <w:pPr>
      <w:shd w:val="clear" w:color="auto" w:fill="000080"/>
    </w:pPr>
    <w:rPr>
      <w:rFonts w:ascii="Tahoma" w:hAnsi="Tahoma" w:cs="Tahoma"/>
    </w:rPr>
  </w:style>
  <w:style w:type="character" w:customStyle="1" w:styleId="DocumentMapChar1">
    <w:name w:val="Document Map Char1"/>
    <w:basedOn w:val="DefaultParagraphFont"/>
    <w:uiPriority w:val="99"/>
    <w:semiHidden/>
    <w:rsid w:val="0090443A"/>
    <w:rPr>
      <w:rFonts w:ascii="Segoe UI" w:eastAsia="Calibri" w:hAnsi="Segoe UI" w:cs="Segoe UI"/>
      <w:sz w:val="16"/>
      <w:szCs w:val="16"/>
    </w:rPr>
  </w:style>
  <w:style w:type="paragraph" w:styleId="BodyText2">
    <w:name w:val="Body Text 2"/>
    <w:basedOn w:val="Normal"/>
    <w:link w:val="BodyText2Char"/>
    <w:uiPriority w:val="99"/>
    <w:rsid w:val="0090443A"/>
    <w:pPr>
      <w:spacing w:after="120" w:line="480" w:lineRule="auto"/>
    </w:pPr>
  </w:style>
  <w:style w:type="character" w:customStyle="1" w:styleId="BodyText2Char">
    <w:name w:val="Body Text 2 Char"/>
    <w:basedOn w:val="DefaultParagraphFont"/>
    <w:link w:val="BodyText2"/>
    <w:uiPriority w:val="99"/>
    <w:rsid w:val="0090443A"/>
    <w:rPr>
      <w:rFonts w:ascii="Arial" w:eastAsia="Calibri" w:hAnsi="Arial" w:cs="Times New Roman"/>
      <w:sz w:val="20"/>
    </w:rPr>
  </w:style>
  <w:style w:type="character" w:styleId="HTMLCite">
    <w:name w:val="HTML Cite"/>
    <w:rsid w:val="0090443A"/>
    <w:rPr>
      <w:i/>
      <w:iCs/>
    </w:rPr>
  </w:style>
  <w:style w:type="character" w:styleId="FollowedHyperlink">
    <w:name w:val="FollowedHyperlink"/>
    <w:uiPriority w:val="99"/>
    <w:rsid w:val="0090443A"/>
    <w:rPr>
      <w:color w:val="800080"/>
      <w:u w:val="single"/>
    </w:rPr>
  </w:style>
  <w:style w:type="paragraph" w:styleId="NormalWeb">
    <w:name w:val="Normal (Web)"/>
    <w:basedOn w:val="Normal"/>
    <w:uiPriority w:val="99"/>
    <w:rsid w:val="0090443A"/>
    <w:pPr>
      <w:spacing w:before="100" w:beforeAutospacing="1" w:after="100" w:afterAutospacing="1"/>
    </w:pPr>
  </w:style>
  <w:style w:type="character" w:styleId="Strong">
    <w:name w:val="Strong"/>
    <w:uiPriority w:val="22"/>
    <w:qFormat/>
    <w:rsid w:val="0090443A"/>
    <w:rPr>
      <w:b/>
      <w:bCs/>
    </w:rPr>
  </w:style>
  <w:style w:type="paragraph" w:customStyle="1" w:styleId="bodytext0">
    <w:name w:val="bodytext"/>
    <w:basedOn w:val="Normal"/>
    <w:rsid w:val="0090443A"/>
    <w:pPr>
      <w:spacing w:before="100" w:beforeAutospacing="1" w:after="100" w:afterAutospacing="1"/>
    </w:pPr>
  </w:style>
  <w:style w:type="paragraph" w:styleId="BalloonText">
    <w:name w:val="Balloon Text"/>
    <w:basedOn w:val="Normal"/>
    <w:link w:val="BalloonTextChar"/>
    <w:semiHidden/>
    <w:rsid w:val="0090443A"/>
    <w:rPr>
      <w:rFonts w:ascii="Tahoma" w:hAnsi="Tahoma" w:cs="Tahoma"/>
      <w:sz w:val="16"/>
      <w:szCs w:val="16"/>
    </w:rPr>
  </w:style>
  <w:style w:type="character" w:customStyle="1" w:styleId="BalloonTextChar">
    <w:name w:val="Balloon Text Char"/>
    <w:basedOn w:val="DefaultParagraphFont"/>
    <w:link w:val="BalloonText"/>
    <w:semiHidden/>
    <w:rsid w:val="0090443A"/>
    <w:rPr>
      <w:rFonts w:ascii="Tahoma" w:eastAsia="Calibri" w:hAnsi="Tahoma" w:cs="Tahoma"/>
      <w:sz w:val="16"/>
      <w:szCs w:val="16"/>
    </w:rPr>
  </w:style>
  <w:style w:type="character" w:customStyle="1" w:styleId="CodeChar">
    <w:name w:val="Code Char"/>
    <w:rsid w:val="0090443A"/>
    <w:rPr>
      <w:rFonts w:ascii="Courier New" w:hAnsi="Courier New" w:cs="Courier New"/>
      <w:b/>
      <w:lang w:val="en-GB" w:eastAsia="en-US" w:bidi="ar-SA"/>
    </w:rPr>
  </w:style>
  <w:style w:type="paragraph" w:customStyle="1" w:styleId="Code">
    <w:name w:val="Code"/>
    <w:basedOn w:val="Normal"/>
    <w:link w:val="CodeChar1"/>
    <w:rsid w:val="0090443A"/>
    <w:rPr>
      <w:rFonts w:ascii="Courier New" w:hAnsi="Courier New" w:cs="Courier New"/>
      <w:b/>
      <w:lang w:val="en-GB"/>
    </w:rPr>
  </w:style>
  <w:style w:type="character" w:customStyle="1" w:styleId="CodeChar1">
    <w:name w:val="Code Char1"/>
    <w:link w:val="Code"/>
    <w:rsid w:val="0090443A"/>
    <w:rPr>
      <w:rFonts w:ascii="Courier New" w:eastAsia="Calibri" w:hAnsi="Courier New" w:cs="Courier New"/>
      <w:b/>
      <w:sz w:val="20"/>
      <w:lang w:val="en-GB"/>
    </w:rPr>
  </w:style>
  <w:style w:type="character" w:customStyle="1" w:styleId="apple-style-span">
    <w:name w:val="apple-style-span"/>
    <w:basedOn w:val="DefaultParagraphFont"/>
    <w:rsid w:val="0090443A"/>
  </w:style>
  <w:style w:type="paragraph" w:customStyle="1" w:styleId="Style1">
    <w:name w:val="Style1"/>
    <w:basedOn w:val="Heading2"/>
    <w:qFormat/>
    <w:rsid w:val="0090443A"/>
    <w:pPr>
      <w:spacing w:line="240" w:lineRule="auto"/>
    </w:pPr>
  </w:style>
  <w:style w:type="character" w:customStyle="1" w:styleId="apple-converted-space">
    <w:name w:val="apple-converted-space"/>
    <w:basedOn w:val="DefaultParagraphFont"/>
    <w:rsid w:val="0090443A"/>
  </w:style>
  <w:style w:type="paragraph" w:styleId="NoSpacing">
    <w:name w:val="No Spacing"/>
    <w:uiPriority w:val="1"/>
    <w:qFormat/>
    <w:rsid w:val="0090443A"/>
    <w:pPr>
      <w:spacing w:after="0" w:line="240" w:lineRule="auto"/>
    </w:pPr>
    <w:rPr>
      <w:rFonts w:ascii="Calibri" w:eastAsia="Calibri" w:hAnsi="Calibri" w:cs="Times New Roman"/>
    </w:rPr>
  </w:style>
  <w:style w:type="paragraph" w:customStyle="1" w:styleId="Body">
    <w:name w:val="Body"/>
    <w:rsid w:val="0090443A"/>
    <w:pPr>
      <w:spacing w:before="80" w:after="80" w:line="240" w:lineRule="auto"/>
    </w:pPr>
    <w:rPr>
      <w:rFonts w:ascii="Times New Roman" w:eastAsia="Times" w:hAnsi="Times New Roman" w:cs="Times New Roman"/>
      <w:sz w:val="24"/>
      <w:szCs w:val="24"/>
    </w:rPr>
  </w:style>
  <w:style w:type="paragraph" w:styleId="PlainText">
    <w:name w:val="Plain Text"/>
    <w:basedOn w:val="Normal"/>
    <w:link w:val="PlainTextChar"/>
    <w:uiPriority w:val="99"/>
    <w:rsid w:val="0090443A"/>
    <w:pPr>
      <w:spacing w:line="240" w:lineRule="auto"/>
      <w:jc w:val="left"/>
    </w:pPr>
    <w:rPr>
      <w:rFonts w:ascii="Courier New" w:eastAsia="Arial Unicode MS" w:hAnsi="Courier New"/>
      <w:szCs w:val="20"/>
    </w:rPr>
  </w:style>
  <w:style w:type="character" w:customStyle="1" w:styleId="PlainTextChar">
    <w:name w:val="Plain Text Char"/>
    <w:basedOn w:val="DefaultParagraphFont"/>
    <w:link w:val="PlainText"/>
    <w:uiPriority w:val="99"/>
    <w:rsid w:val="0090443A"/>
    <w:rPr>
      <w:rFonts w:ascii="Courier New" w:eastAsia="Arial Unicode MS" w:hAnsi="Courier New" w:cs="Times New Roman"/>
      <w:sz w:val="20"/>
      <w:szCs w:val="20"/>
    </w:rPr>
  </w:style>
  <w:style w:type="character" w:styleId="BookTitle">
    <w:name w:val="Book Title"/>
    <w:basedOn w:val="DefaultParagraphFont"/>
    <w:uiPriority w:val="33"/>
    <w:qFormat/>
    <w:rsid w:val="0090443A"/>
    <w:rPr>
      <w:b/>
      <w:bCs/>
      <w:smallCaps/>
      <w:spacing w:val="5"/>
    </w:rPr>
  </w:style>
  <w:style w:type="paragraph" w:styleId="Title">
    <w:name w:val="Title"/>
    <w:basedOn w:val="Normal"/>
    <w:next w:val="Normal"/>
    <w:link w:val="TitleChar"/>
    <w:uiPriority w:val="10"/>
    <w:qFormat/>
    <w:rsid w:val="0090443A"/>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90443A"/>
    <w:rPr>
      <w:rFonts w:asciiTheme="majorHAnsi" w:eastAsiaTheme="majorEastAsia" w:hAnsiTheme="majorHAnsi" w:cstheme="majorBidi"/>
      <w:color w:val="323E4F" w:themeColor="text2" w:themeShade="BF"/>
      <w:spacing w:val="5"/>
      <w:kern w:val="28"/>
      <w:sz w:val="52"/>
      <w:szCs w:val="52"/>
    </w:rPr>
  </w:style>
  <w:style w:type="table" w:styleId="TableGrid">
    <w:name w:val="Table Grid"/>
    <w:basedOn w:val="TableNormal"/>
    <w:uiPriority w:val="59"/>
    <w:rsid w:val="0090443A"/>
    <w:pPr>
      <w:spacing w:after="0" w:line="240" w:lineRule="auto"/>
    </w:pPr>
    <w:rPr>
      <w:rFonts w:eastAsiaTheme="minorEastAsia"/>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0443A"/>
    <w:pPr>
      <w:ind w:left="720"/>
      <w:contextualSpacing/>
    </w:pPr>
  </w:style>
  <w:style w:type="paragraph" w:styleId="Revision">
    <w:name w:val="Revision"/>
    <w:hidden/>
    <w:uiPriority w:val="99"/>
    <w:semiHidden/>
    <w:rsid w:val="0090443A"/>
    <w:pPr>
      <w:spacing w:after="0" w:line="240" w:lineRule="auto"/>
    </w:pPr>
    <w:rPr>
      <w:rFonts w:ascii="Arial" w:eastAsia="Calibri" w:hAnsi="Arial" w:cs="Times New Roman"/>
      <w:sz w:val="20"/>
    </w:rPr>
  </w:style>
  <w:style w:type="character" w:styleId="SubtleReference">
    <w:name w:val="Subtle Reference"/>
    <w:basedOn w:val="DefaultParagraphFont"/>
    <w:uiPriority w:val="31"/>
    <w:qFormat/>
    <w:rsid w:val="0090443A"/>
    <w:rPr>
      <w:smallCaps/>
      <w:color w:val="ED7D31" w:themeColor="accent2"/>
      <w:u w:val="single"/>
    </w:rPr>
  </w:style>
  <w:style w:type="character" w:styleId="IntenseReference">
    <w:name w:val="Intense Reference"/>
    <w:basedOn w:val="DefaultParagraphFont"/>
    <w:uiPriority w:val="32"/>
    <w:qFormat/>
    <w:rsid w:val="0090443A"/>
    <w:rPr>
      <w:b/>
      <w:bCs/>
      <w:smallCaps/>
      <w:color w:val="ED7D31" w:themeColor="accent2"/>
      <w:spacing w:val="5"/>
      <w:u w:val="single"/>
    </w:rPr>
  </w:style>
  <w:style w:type="paragraph" w:styleId="Quote">
    <w:name w:val="Quote"/>
    <w:basedOn w:val="Normal"/>
    <w:next w:val="Normal"/>
    <w:link w:val="QuoteChar"/>
    <w:uiPriority w:val="29"/>
    <w:qFormat/>
    <w:rsid w:val="0090443A"/>
    <w:rPr>
      <w:i/>
      <w:iCs/>
      <w:color w:val="000000" w:themeColor="text1"/>
    </w:rPr>
  </w:style>
  <w:style w:type="character" w:customStyle="1" w:styleId="QuoteChar">
    <w:name w:val="Quote Char"/>
    <w:basedOn w:val="DefaultParagraphFont"/>
    <w:link w:val="Quote"/>
    <w:uiPriority w:val="29"/>
    <w:rsid w:val="0090443A"/>
    <w:rPr>
      <w:rFonts w:ascii="Arial" w:eastAsia="Calibri" w:hAnsi="Arial" w:cs="Times New Roman"/>
      <w:i/>
      <w:iCs/>
      <w:color w:val="000000" w:themeColor="text1"/>
      <w:sz w:val="20"/>
    </w:rPr>
  </w:style>
  <w:style w:type="character" w:styleId="SubtleEmphasis">
    <w:name w:val="Subtle Emphasis"/>
    <w:basedOn w:val="DefaultParagraphFont"/>
    <w:uiPriority w:val="19"/>
    <w:qFormat/>
    <w:rsid w:val="0090443A"/>
    <w:rPr>
      <w:i/>
      <w:iCs/>
      <w:color w:val="808080" w:themeColor="text1" w:themeTint="7F"/>
    </w:rPr>
  </w:style>
  <w:style w:type="character" w:customStyle="1" w:styleId="bodycpy">
    <w:name w:val="bodycpy"/>
    <w:basedOn w:val="DefaultParagraphFont"/>
    <w:rsid w:val="0090443A"/>
  </w:style>
  <w:style w:type="paragraph" w:customStyle="1" w:styleId="line874">
    <w:name w:val="line874"/>
    <w:basedOn w:val="Normal"/>
    <w:rsid w:val="0090443A"/>
    <w:pPr>
      <w:spacing w:beforeLines="1" w:afterLines="1" w:line="240" w:lineRule="auto"/>
      <w:jc w:val="left"/>
    </w:pPr>
    <w:rPr>
      <w:rFonts w:ascii="Times" w:eastAsia="Times New Roman" w:hAnsi="Times"/>
      <w:szCs w:val="20"/>
    </w:rPr>
  </w:style>
  <w:style w:type="paragraph" w:styleId="Subtitle">
    <w:name w:val="Subtitle"/>
    <w:basedOn w:val="Normal"/>
    <w:next w:val="Normal"/>
    <w:link w:val="SubtitleChar"/>
    <w:uiPriority w:val="11"/>
    <w:qFormat/>
    <w:rsid w:val="0090443A"/>
    <w:pPr>
      <w:numPr>
        <w:ilvl w:val="1"/>
      </w:numPr>
    </w:pPr>
    <w:rPr>
      <w:rFonts w:asciiTheme="majorHAnsi" w:eastAsiaTheme="majorEastAsia" w:hAnsiTheme="majorHAnsi" w:cstheme="majorBidi"/>
      <w:i/>
      <w:iCs/>
      <w:color w:val="5B9BD5" w:themeColor="accent1"/>
      <w:spacing w:val="15"/>
      <w:sz w:val="24"/>
      <w:szCs w:val="24"/>
    </w:rPr>
  </w:style>
  <w:style w:type="character" w:customStyle="1" w:styleId="SubtitleChar">
    <w:name w:val="Subtitle Char"/>
    <w:basedOn w:val="DefaultParagraphFont"/>
    <w:link w:val="Subtitle"/>
    <w:uiPriority w:val="11"/>
    <w:rsid w:val="0090443A"/>
    <w:rPr>
      <w:rFonts w:asciiTheme="majorHAnsi" w:eastAsiaTheme="majorEastAsia" w:hAnsiTheme="majorHAnsi" w:cstheme="majorBidi"/>
      <w:i/>
      <w:iCs/>
      <w:color w:val="5B9BD5" w:themeColor="accent1"/>
      <w:spacing w:val="15"/>
      <w:sz w:val="24"/>
      <w:szCs w:val="24"/>
    </w:rPr>
  </w:style>
  <w:style w:type="paragraph" w:styleId="TOC4">
    <w:name w:val="toc 4"/>
    <w:basedOn w:val="Normal"/>
    <w:next w:val="Normal"/>
    <w:autoRedefine/>
    <w:uiPriority w:val="39"/>
    <w:unhideWhenUsed/>
    <w:rsid w:val="0090443A"/>
    <w:pPr>
      <w:ind w:left="600"/>
      <w:jc w:val="left"/>
    </w:pPr>
    <w:rPr>
      <w:rFonts w:asciiTheme="minorHAnsi" w:hAnsiTheme="minorHAnsi"/>
      <w:szCs w:val="20"/>
    </w:rPr>
  </w:style>
  <w:style w:type="paragraph" w:styleId="TOC5">
    <w:name w:val="toc 5"/>
    <w:basedOn w:val="Normal"/>
    <w:next w:val="Normal"/>
    <w:autoRedefine/>
    <w:uiPriority w:val="39"/>
    <w:unhideWhenUsed/>
    <w:rsid w:val="0090443A"/>
    <w:pPr>
      <w:ind w:left="800"/>
      <w:jc w:val="left"/>
    </w:pPr>
    <w:rPr>
      <w:rFonts w:asciiTheme="minorHAnsi" w:hAnsiTheme="minorHAnsi"/>
      <w:szCs w:val="20"/>
    </w:rPr>
  </w:style>
  <w:style w:type="paragraph" w:styleId="TOC6">
    <w:name w:val="toc 6"/>
    <w:basedOn w:val="Normal"/>
    <w:next w:val="Normal"/>
    <w:autoRedefine/>
    <w:uiPriority w:val="39"/>
    <w:unhideWhenUsed/>
    <w:rsid w:val="0090443A"/>
    <w:pPr>
      <w:ind w:left="1000"/>
      <w:jc w:val="left"/>
    </w:pPr>
    <w:rPr>
      <w:rFonts w:asciiTheme="minorHAnsi" w:hAnsiTheme="minorHAnsi"/>
      <w:szCs w:val="20"/>
    </w:rPr>
  </w:style>
  <w:style w:type="paragraph" w:styleId="TOC7">
    <w:name w:val="toc 7"/>
    <w:basedOn w:val="Normal"/>
    <w:next w:val="Normal"/>
    <w:autoRedefine/>
    <w:uiPriority w:val="39"/>
    <w:unhideWhenUsed/>
    <w:rsid w:val="0090443A"/>
    <w:pPr>
      <w:ind w:left="1200"/>
      <w:jc w:val="left"/>
    </w:pPr>
    <w:rPr>
      <w:rFonts w:asciiTheme="minorHAnsi" w:hAnsiTheme="minorHAnsi"/>
      <w:szCs w:val="20"/>
    </w:rPr>
  </w:style>
  <w:style w:type="paragraph" w:styleId="TOC8">
    <w:name w:val="toc 8"/>
    <w:basedOn w:val="Normal"/>
    <w:next w:val="Normal"/>
    <w:autoRedefine/>
    <w:uiPriority w:val="39"/>
    <w:unhideWhenUsed/>
    <w:rsid w:val="0090443A"/>
    <w:pPr>
      <w:ind w:left="1400"/>
      <w:jc w:val="left"/>
    </w:pPr>
    <w:rPr>
      <w:rFonts w:asciiTheme="minorHAnsi" w:hAnsiTheme="minorHAnsi"/>
      <w:szCs w:val="20"/>
    </w:rPr>
  </w:style>
  <w:style w:type="paragraph" w:styleId="TOC9">
    <w:name w:val="toc 9"/>
    <w:basedOn w:val="Normal"/>
    <w:next w:val="Normal"/>
    <w:autoRedefine/>
    <w:uiPriority w:val="39"/>
    <w:unhideWhenUsed/>
    <w:rsid w:val="0090443A"/>
    <w:pPr>
      <w:ind w:left="1600"/>
      <w:jc w:val="left"/>
    </w:pPr>
    <w:rPr>
      <w:rFonts w:asciiTheme="minorHAnsi" w:hAnsiTheme="minorHAnsi"/>
      <w:szCs w:val="20"/>
    </w:rPr>
  </w:style>
  <w:style w:type="paragraph" w:styleId="TOCHeading">
    <w:name w:val="TOC Heading"/>
    <w:basedOn w:val="Heading1"/>
    <w:next w:val="Normal"/>
    <w:uiPriority w:val="39"/>
    <w:unhideWhenUsed/>
    <w:qFormat/>
    <w:rsid w:val="0090443A"/>
    <w:pPr>
      <w:keepLines/>
      <w:numPr>
        <w:numId w:val="0"/>
      </w:numPr>
      <w:spacing w:before="480" w:after="0"/>
      <w:jc w:val="left"/>
      <w:outlineLvl w:val="9"/>
    </w:pPr>
    <w:rPr>
      <w:rFonts w:asciiTheme="majorHAnsi" w:eastAsiaTheme="majorEastAsia" w:hAnsiTheme="majorHAnsi" w:cstheme="majorBidi"/>
      <w:color w:val="2E74B5" w:themeColor="accent1" w:themeShade="BF"/>
      <w:sz w:val="28"/>
      <w:szCs w:val="28"/>
      <w:lang w:val="en-US"/>
    </w:rPr>
  </w:style>
  <w:style w:type="paragraph" w:styleId="CommentSubject">
    <w:name w:val="annotation subject"/>
    <w:basedOn w:val="CommentText"/>
    <w:next w:val="CommentText"/>
    <w:link w:val="CommentSubjectChar"/>
    <w:uiPriority w:val="99"/>
    <w:semiHidden/>
    <w:unhideWhenUsed/>
    <w:rsid w:val="0090443A"/>
    <w:pPr>
      <w:spacing w:line="240" w:lineRule="auto"/>
    </w:pPr>
    <w:rPr>
      <w:b/>
      <w:bCs/>
      <w:szCs w:val="20"/>
      <w:lang w:val="en-US"/>
    </w:rPr>
  </w:style>
  <w:style w:type="character" w:customStyle="1" w:styleId="CommentSubjectChar">
    <w:name w:val="Comment Subject Char"/>
    <w:basedOn w:val="CommentTextChar"/>
    <w:link w:val="CommentSubject"/>
    <w:uiPriority w:val="99"/>
    <w:semiHidden/>
    <w:rsid w:val="0090443A"/>
    <w:rPr>
      <w:rFonts w:ascii="Arial" w:eastAsia="Calibri" w:hAnsi="Arial" w:cs="Times New Roman"/>
      <w:b/>
      <w:bCs/>
      <w:sz w:val="20"/>
      <w:szCs w:val="20"/>
      <w:lang w:val="en-GB"/>
    </w:rPr>
  </w:style>
  <w:style w:type="character" w:styleId="PageNumber">
    <w:name w:val="page number"/>
    <w:basedOn w:val="DefaultParagraphFont"/>
    <w:uiPriority w:val="99"/>
    <w:semiHidden/>
    <w:unhideWhenUsed/>
    <w:rsid w:val="0090443A"/>
  </w:style>
  <w:style w:type="paragraph" w:customStyle="1" w:styleId="Default">
    <w:name w:val="Default"/>
    <w:rsid w:val="0090443A"/>
    <w:pPr>
      <w:widowControl w:val="0"/>
      <w:autoSpaceDE w:val="0"/>
      <w:autoSpaceDN w:val="0"/>
      <w:adjustRightInd w:val="0"/>
      <w:spacing w:after="0" w:line="240" w:lineRule="auto"/>
    </w:pPr>
    <w:rPr>
      <w:rFonts w:ascii="Arial" w:eastAsiaTheme="minorEastAsia" w:hAnsi="Arial" w:cs="Arial"/>
      <w:color w:val="000000"/>
      <w:sz w:val="24"/>
      <w:szCs w:val="24"/>
    </w:rPr>
  </w:style>
  <w:style w:type="table" w:styleId="ColorfulGrid-Accent5">
    <w:name w:val="Colorful Grid Accent 5"/>
    <w:basedOn w:val="TableNormal"/>
    <w:uiPriority w:val="73"/>
    <w:rsid w:val="0090443A"/>
    <w:pPr>
      <w:spacing w:after="0" w:line="240" w:lineRule="auto"/>
    </w:pPr>
    <w:rPr>
      <w:rFonts w:eastAsiaTheme="minorEastAsia"/>
      <w:color w:val="000000" w:themeColor="text1"/>
      <w:sz w:val="24"/>
      <w:szCs w:val="24"/>
    </w:rPr>
    <w:tblPr>
      <w:tblStyleRowBandSize w:val="1"/>
      <w:tblStyleColBandSize w:val="1"/>
      <w:tblBorders>
        <w:insideH w:val="single" w:sz="4" w:space="0" w:color="FFFFFF" w:themeColor="background1"/>
      </w:tblBorders>
    </w:tblPr>
    <w:tcPr>
      <w:shd w:val="clear" w:color="auto" w:fill="D9E2F3" w:themeFill="accent5" w:themeFillTint="33"/>
    </w:tcPr>
    <w:tblStylePr w:type="firstRow">
      <w:rPr>
        <w:b/>
        <w:bCs/>
      </w:rPr>
      <w:tblPr/>
      <w:tcPr>
        <w:shd w:val="clear" w:color="auto" w:fill="B4C6E7" w:themeFill="accent5" w:themeFillTint="66"/>
      </w:tcPr>
    </w:tblStylePr>
    <w:tblStylePr w:type="lastRow">
      <w:rPr>
        <w:b/>
        <w:bCs/>
        <w:color w:val="000000" w:themeColor="text1"/>
      </w:rPr>
      <w:tblPr/>
      <w:tcPr>
        <w:shd w:val="clear" w:color="auto" w:fill="B4C6E7" w:themeFill="accent5" w:themeFillTint="66"/>
      </w:tcPr>
    </w:tblStylePr>
    <w:tblStylePr w:type="firstCol">
      <w:rPr>
        <w:color w:val="FFFFFF" w:themeColor="background1"/>
      </w:rPr>
      <w:tblPr/>
      <w:tcPr>
        <w:shd w:val="clear" w:color="auto" w:fill="2F5496" w:themeFill="accent5" w:themeFillShade="BF"/>
      </w:tcPr>
    </w:tblStylePr>
    <w:tblStylePr w:type="lastCol">
      <w:rPr>
        <w:color w:val="FFFFFF" w:themeColor="background1"/>
      </w:rPr>
      <w:tblPr/>
      <w:tcPr>
        <w:shd w:val="clear" w:color="auto" w:fill="2F5496" w:themeFill="accent5" w:themeFillShade="BF"/>
      </w:tcPr>
    </w:tblStylePr>
    <w:tblStylePr w:type="band1Vert">
      <w:tblPr/>
      <w:tcPr>
        <w:shd w:val="clear" w:color="auto" w:fill="A1B8E1" w:themeFill="accent5" w:themeFillTint="7F"/>
      </w:tcPr>
    </w:tblStylePr>
    <w:tblStylePr w:type="band1Horz">
      <w:tblPr/>
      <w:tcPr>
        <w:shd w:val="clear" w:color="auto" w:fill="A1B8E1" w:themeFill="accent5" w:themeFillTint="7F"/>
      </w:tcPr>
    </w:tblStylePr>
  </w:style>
  <w:style w:type="paragraph" w:styleId="BlockText">
    <w:name w:val="Block Text"/>
    <w:basedOn w:val="Normal"/>
    <w:rsid w:val="0090443A"/>
    <w:pPr>
      <w:spacing w:line="240" w:lineRule="auto"/>
      <w:ind w:left="720" w:right="1260"/>
      <w:jc w:val="left"/>
    </w:pPr>
    <w:rPr>
      <w:rFonts w:ascii="Times New Roman" w:eastAsia="Times New Roman" w:hAnsi="Times New Roman" w:cs="Arial"/>
      <w:sz w:val="24"/>
      <w:szCs w:val="24"/>
    </w:rPr>
  </w:style>
  <w:style w:type="paragraph" w:customStyle="1" w:styleId="msonormal0">
    <w:name w:val="msonormal"/>
    <w:basedOn w:val="Normal"/>
    <w:rsid w:val="002235F6"/>
    <w:pPr>
      <w:spacing w:before="100" w:beforeAutospacing="1" w:after="100" w:afterAutospacing="1" w:line="240" w:lineRule="auto"/>
      <w:jc w:val="left"/>
    </w:pPr>
    <w:rPr>
      <w:rFonts w:ascii="Times New Roman" w:eastAsia="Times New Roman" w:hAnsi="Times New Roman"/>
      <w:sz w:val="24"/>
      <w:szCs w:val="24"/>
    </w:rPr>
  </w:style>
  <w:style w:type="paragraph" w:customStyle="1" w:styleId="font5">
    <w:name w:val="font5"/>
    <w:basedOn w:val="Normal"/>
    <w:rsid w:val="002235F6"/>
    <w:pPr>
      <w:spacing w:before="100" w:beforeAutospacing="1" w:after="100" w:afterAutospacing="1" w:line="240" w:lineRule="auto"/>
      <w:jc w:val="left"/>
    </w:pPr>
    <w:rPr>
      <w:rFonts w:ascii="Tahoma" w:eastAsia="Times New Roman" w:hAnsi="Tahoma" w:cs="Tahoma"/>
      <w:color w:val="000000"/>
      <w:sz w:val="16"/>
      <w:szCs w:val="16"/>
    </w:rPr>
  </w:style>
  <w:style w:type="paragraph" w:customStyle="1" w:styleId="font6">
    <w:name w:val="font6"/>
    <w:basedOn w:val="Normal"/>
    <w:rsid w:val="002235F6"/>
    <w:pPr>
      <w:spacing w:before="100" w:beforeAutospacing="1" w:after="100" w:afterAutospacing="1" w:line="240" w:lineRule="auto"/>
      <w:jc w:val="left"/>
    </w:pPr>
    <w:rPr>
      <w:rFonts w:ascii="Tahoma" w:eastAsia="Times New Roman" w:hAnsi="Tahoma" w:cs="Tahoma"/>
      <w:b/>
      <w:bCs/>
      <w:color w:val="000000"/>
      <w:sz w:val="16"/>
      <w:szCs w:val="16"/>
    </w:rPr>
  </w:style>
  <w:style w:type="paragraph" w:customStyle="1" w:styleId="xl65">
    <w:name w:val="xl65"/>
    <w:basedOn w:val="Normal"/>
    <w:rsid w:val="002235F6"/>
    <w:pPr>
      <w:spacing w:before="100" w:beforeAutospacing="1" w:after="100" w:afterAutospacing="1" w:line="240" w:lineRule="auto"/>
      <w:jc w:val="left"/>
      <w:textAlignment w:val="top"/>
    </w:pPr>
    <w:rPr>
      <w:rFonts w:ascii="Times New Roman" w:eastAsia="Times New Roman" w:hAnsi="Times New Roman"/>
      <w:b/>
      <w:bCs/>
      <w:sz w:val="24"/>
      <w:szCs w:val="24"/>
    </w:rPr>
  </w:style>
  <w:style w:type="paragraph" w:customStyle="1" w:styleId="xl66">
    <w:name w:val="xl66"/>
    <w:basedOn w:val="Normal"/>
    <w:rsid w:val="002235F6"/>
    <w:pPr>
      <w:spacing w:before="100" w:beforeAutospacing="1" w:after="100" w:afterAutospacing="1" w:line="240" w:lineRule="auto"/>
      <w:jc w:val="left"/>
      <w:textAlignment w:val="top"/>
    </w:pPr>
    <w:rPr>
      <w:rFonts w:ascii="Times New Roman" w:eastAsia="Times New Roman" w:hAnsi="Times New Roman"/>
      <w:sz w:val="24"/>
      <w:szCs w:val="24"/>
    </w:rPr>
  </w:style>
  <w:style w:type="paragraph" w:customStyle="1" w:styleId="xl67">
    <w:name w:val="xl67"/>
    <w:basedOn w:val="Normal"/>
    <w:rsid w:val="002235F6"/>
    <w:pPr>
      <w:spacing w:before="100" w:beforeAutospacing="1" w:after="100" w:afterAutospacing="1" w:line="240" w:lineRule="auto"/>
      <w:jc w:val="left"/>
      <w:textAlignment w:val="top"/>
    </w:pPr>
    <w:rPr>
      <w:rFonts w:ascii="Times New Roman" w:eastAsia="Times New Roman" w:hAnsi="Times New Roman"/>
      <w:sz w:val="24"/>
      <w:szCs w:val="24"/>
    </w:rPr>
  </w:style>
  <w:style w:type="paragraph" w:customStyle="1" w:styleId="xl68">
    <w:name w:val="xl68"/>
    <w:basedOn w:val="Normal"/>
    <w:rsid w:val="002235F6"/>
    <w:pPr>
      <w:spacing w:before="100" w:beforeAutospacing="1" w:after="100" w:afterAutospacing="1" w:line="240" w:lineRule="auto"/>
      <w:jc w:val="left"/>
      <w:textAlignment w:val="top"/>
    </w:pPr>
    <w:rPr>
      <w:rFonts w:ascii="Times New Roman" w:eastAsia="Times New Roman" w:hAnsi="Times New Roman"/>
      <w:sz w:val="24"/>
      <w:szCs w:val="24"/>
    </w:rPr>
  </w:style>
  <w:style w:type="paragraph" w:customStyle="1" w:styleId="xl69">
    <w:name w:val="xl69"/>
    <w:basedOn w:val="Normal"/>
    <w:rsid w:val="002235F6"/>
    <w:pPr>
      <w:shd w:val="clear" w:color="000000" w:fill="FCE4D6"/>
      <w:spacing w:before="100" w:beforeAutospacing="1" w:after="100" w:afterAutospacing="1" w:line="240" w:lineRule="auto"/>
      <w:jc w:val="left"/>
      <w:textAlignment w:val="top"/>
    </w:pPr>
    <w:rPr>
      <w:rFonts w:ascii="Times New Roman" w:eastAsia="Times New Roman" w:hAnsi="Times New Roman"/>
      <w:b/>
      <w:bCs/>
      <w:sz w:val="24"/>
      <w:szCs w:val="24"/>
    </w:rPr>
  </w:style>
  <w:style w:type="paragraph" w:customStyle="1" w:styleId="xl70">
    <w:name w:val="xl70"/>
    <w:basedOn w:val="Normal"/>
    <w:rsid w:val="002235F6"/>
    <w:pPr>
      <w:shd w:val="clear" w:color="000000" w:fill="FFF2CC"/>
      <w:spacing w:before="100" w:beforeAutospacing="1" w:after="100" w:afterAutospacing="1" w:line="240" w:lineRule="auto"/>
      <w:jc w:val="left"/>
      <w:textAlignment w:val="top"/>
    </w:pPr>
    <w:rPr>
      <w:rFonts w:ascii="Times New Roman" w:eastAsia="Times New Roman" w:hAnsi="Times New Roman"/>
      <w:b/>
      <w:bCs/>
      <w:sz w:val="24"/>
      <w:szCs w:val="24"/>
    </w:rPr>
  </w:style>
  <w:style w:type="paragraph" w:customStyle="1" w:styleId="xl71">
    <w:name w:val="xl71"/>
    <w:basedOn w:val="Normal"/>
    <w:rsid w:val="002235F6"/>
    <w:pPr>
      <w:shd w:val="clear" w:color="000000" w:fill="E2EFDA"/>
      <w:spacing w:before="100" w:beforeAutospacing="1" w:after="100" w:afterAutospacing="1" w:line="240" w:lineRule="auto"/>
      <w:jc w:val="left"/>
      <w:textAlignment w:val="top"/>
    </w:pPr>
    <w:rPr>
      <w:rFonts w:ascii="Times New Roman" w:eastAsia="Times New Roman" w:hAnsi="Times New Roman"/>
      <w:b/>
      <w:bCs/>
      <w:sz w:val="24"/>
      <w:szCs w:val="24"/>
    </w:rPr>
  </w:style>
  <w:style w:type="paragraph" w:customStyle="1" w:styleId="xl72">
    <w:name w:val="xl72"/>
    <w:basedOn w:val="Normal"/>
    <w:rsid w:val="002235F6"/>
    <w:pPr>
      <w:shd w:val="clear" w:color="000000" w:fill="FF7171"/>
      <w:spacing w:before="100" w:beforeAutospacing="1" w:after="100" w:afterAutospacing="1" w:line="240" w:lineRule="auto"/>
      <w:jc w:val="left"/>
      <w:textAlignment w:val="top"/>
    </w:pPr>
    <w:rPr>
      <w:rFonts w:ascii="Times New Roman" w:eastAsia="Times New Roman" w:hAnsi="Times New Roman"/>
      <w:b/>
      <w:bCs/>
      <w:sz w:val="24"/>
      <w:szCs w:val="24"/>
    </w:rPr>
  </w:style>
  <w:style w:type="paragraph" w:customStyle="1" w:styleId="xl73">
    <w:name w:val="xl73"/>
    <w:basedOn w:val="Normal"/>
    <w:rsid w:val="002235F6"/>
    <w:pPr>
      <w:shd w:val="clear" w:color="000000" w:fill="C7ABCD"/>
      <w:spacing w:before="100" w:beforeAutospacing="1" w:after="100" w:afterAutospacing="1" w:line="240" w:lineRule="auto"/>
      <w:jc w:val="left"/>
      <w:textAlignment w:val="top"/>
    </w:pPr>
    <w:rPr>
      <w:rFonts w:ascii="Times New Roman" w:eastAsia="Times New Roman" w:hAnsi="Times New Roman"/>
      <w:b/>
      <w:bCs/>
      <w:sz w:val="24"/>
      <w:szCs w:val="24"/>
    </w:rPr>
  </w:style>
  <w:style w:type="paragraph" w:customStyle="1" w:styleId="xl74">
    <w:name w:val="xl74"/>
    <w:basedOn w:val="Normal"/>
    <w:rsid w:val="002235F6"/>
    <w:pPr>
      <w:spacing w:before="100" w:beforeAutospacing="1" w:after="100" w:afterAutospacing="1" w:line="240" w:lineRule="auto"/>
      <w:jc w:val="left"/>
      <w:textAlignment w:val="top"/>
    </w:pPr>
    <w:rPr>
      <w:rFonts w:ascii="Times New Roman" w:eastAsia="Times New Roman" w:hAnsi="Times New Roman"/>
      <w:sz w:val="24"/>
      <w:szCs w:val="24"/>
    </w:rPr>
  </w:style>
  <w:style w:type="paragraph" w:customStyle="1" w:styleId="xl75">
    <w:name w:val="xl75"/>
    <w:basedOn w:val="Normal"/>
    <w:rsid w:val="002235F6"/>
    <w:pPr>
      <w:spacing w:before="100" w:beforeAutospacing="1" w:after="100" w:afterAutospacing="1" w:line="240" w:lineRule="auto"/>
      <w:jc w:val="left"/>
      <w:textAlignment w:val="top"/>
    </w:pPr>
    <w:rPr>
      <w:rFonts w:eastAsia="Times New Roman" w:cs="Arial"/>
      <w:szCs w:val="20"/>
    </w:rPr>
  </w:style>
  <w:style w:type="paragraph" w:customStyle="1" w:styleId="xl76">
    <w:name w:val="xl76"/>
    <w:basedOn w:val="Normal"/>
    <w:rsid w:val="002235F6"/>
    <w:pPr>
      <w:spacing w:before="100" w:beforeAutospacing="1" w:after="100" w:afterAutospacing="1" w:line="240" w:lineRule="auto"/>
      <w:jc w:val="left"/>
      <w:textAlignment w:val="top"/>
    </w:pPr>
    <w:rPr>
      <w:rFonts w:ascii="Times New Roman" w:eastAsia="Times New Roman" w:hAnsi="Times New Roman"/>
      <w:color w:val="0563C1"/>
      <w:sz w:val="24"/>
      <w:szCs w:val="24"/>
      <w:u w:val="single"/>
    </w:rPr>
  </w:style>
  <w:style w:type="paragraph" w:customStyle="1" w:styleId="xl77">
    <w:name w:val="xl77"/>
    <w:basedOn w:val="Normal"/>
    <w:rsid w:val="002235F6"/>
    <w:pPr>
      <w:spacing w:before="100" w:beforeAutospacing="1" w:after="100" w:afterAutospacing="1" w:line="240" w:lineRule="auto"/>
      <w:jc w:val="left"/>
      <w:textAlignment w:val="top"/>
    </w:pPr>
    <w:rPr>
      <w:rFonts w:ascii="Times New Roman" w:eastAsia="Times New Roman" w:hAnsi="Times New Roman"/>
      <w:color w:val="FFFFFF"/>
      <w:sz w:val="24"/>
      <w:szCs w:val="24"/>
    </w:rPr>
  </w:style>
  <w:style w:type="paragraph" w:customStyle="1" w:styleId="xl78">
    <w:name w:val="xl78"/>
    <w:basedOn w:val="Normal"/>
    <w:rsid w:val="002235F6"/>
    <w:pPr>
      <w:pBdr>
        <w:bottom w:val="single" w:sz="8" w:space="0" w:color="auto"/>
      </w:pBdr>
      <w:spacing w:before="100" w:beforeAutospacing="1" w:after="100" w:afterAutospacing="1" w:line="240" w:lineRule="auto"/>
      <w:jc w:val="left"/>
      <w:textAlignment w:val="top"/>
    </w:pPr>
    <w:rPr>
      <w:rFonts w:ascii="Times New Roman" w:eastAsia="Times New Roman" w:hAnsi="Times New Roman"/>
      <w:sz w:val="24"/>
      <w:szCs w:val="24"/>
    </w:rPr>
  </w:style>
  <w:style w:type="paragraph" w:customStyle="1" w:styleId="xl79">
    <w:name w:val="xl79"/>
    <w:basedOn w:val="Normal"/>
    <w:rsid w:val="002235F6"/>
    <w:pPr>
      <w:pBdr>
        <w:bottom w:val="single" w:sz="8" w:space="0" w:color="auto"/>
      </w:pBdr>
      <w:spacing w:before="100" w:beforeAutospacing="1" w:after="100" w:afterAutospacing="1" w:line="240" w:lineRule="auto"/>
      <w:jc w:val="left"/>
      <w:textAlignment w:val="top"/>
    </w:pPr>
    <w:rPr>
      <w:rFonts w:ascii="Times New Roman" w:eastAsia="Times New Roman" w:hAnsi="Times New Roman"/>
      <w:sz w:val="24"/>
      <w:szCs w:val="24"/>
    </w:rPr>
  </w:style>
  <w:style w:type="paragraph" w:customStyle="1" w:styleId="xl80">
    <w:name w:val="xl80"/>
    <w:basedOn w:val="Normal"/>
    <w:rsid w:val="002235F6"/>
    <w:pPr>
      <w:pBdr>
        <w:bottom w:val="single" w:sz="8" w:space="0" w:color="auto"/>
      </w:pBdr>
      <w:spacing w:before="100" w:beforeAutospacing="1" w:after="100" w:afterAutospacing="1" w:line="240" w:lineRule="auto"/>
      <w:jc w:val="left"/>
      <w:textAlignment w:val="top"/>
    </w:pPr>
    <w:rPr>
      <w:rFonts w:ascii="Times New Roman" w:eastAsia="Times New Roman" w:hAnsi="Times New Roman"/>
      <w:sz w:val="24"/>
      <w:szCs w:val="24"/>
    </w:rPr>
  </w:style>
  <w:style w:type="paragraph" w:customStyle="1" w:styleId="xl81">
    <w:name w:val="xl81"/>
    <w:basedOn w:val="Normal"/>
    <w:rsid w:val="002235F6"/>
    <w:pPr>
      <w:pBdr>
        <w:bottom w:val="single" w:sz="8" w:space="0" w:color="auto"/>
      </w:pBdr>
      <w:spacing w:before="100" w:beforeAutospacing="1" w:after="100" w:afterAutospacing="1" w:line="240" w:lineRule="auto"/>
      <w:jc w:val="left"/>
      <w:textAlignment w:val="top"/>
    </w:pPr>
    <w:rPr>
      <w:rFonts w:ascii="Times New Roman" w:eastAsia="Times New Roman" w:hAnsi="Times New Roman"/>
      <w:sz w:val="24"/>
      <w:szCs w:val="24"/>
    </w:rPr>
  </w:style>
  <w:style w:type="paragraph" w:customStyle="1" w:styleId="xl82">
    <w:name w:val="xl82"/>
    <w:basedOn w:val="Normal"/>
    <w:rsid w:val="002235F6"/>
    <w:pPr>
      <w:shd w:val="clear" w:color="000000" w:fill="A9D08E"/>
      <w:spacing w:before="100" w:beforeAutospacing="1" w:after="100" w:afterAutospacing="1" w:line="240" w:lineRule="auto"/>
      <w:jc w:val="left"/>
      <w:textAlignment w:val="top"/>
    </w:pPr>
    <w:rPr>
      <w:rFonts w:ascii="Times New Roman" w:eastAsia="Times New Roman" w:hAnsi="Times New Roman"/>
      <w:b/>
      <w:bCs/>
      <w:sz w:val="24"/>
      <w:szCs w:val="24"/>
    </w:rPr>
  </w:style>
  <w:style w:type="paragraph" w:customStyle="1" w:styleId="xl83">
    <w:name w:val="xl83"/>
    <w:basedOn w:val="Normal"/>
    <w:rsid w:val="002235F6"/>
    <w:pPr>
      <w:shd w:val="clear" w:color="000000" w:fill="ACB9CA"/>
      <w:spacing w:before="100" w:beforeAutospacing="1" w:after="100" w:afterAutospacing="1" w:line="240" w:lineRule="auto"/>
      <w:jc w:val="left"/>
      <w:textAlignment w:val="top"/>
    </w:pPr>
    <w:rPr>
      <w:rFonts w:ascii="Times New Roman" w:eastAsia="Times New Roman" w:hAnsi="Times New Roman"/>
      <w:b/>
      <w:bCs/>
      <w:sz w:val="24"/>
      <w:szCs w:val="24"/>
    </w:rPr>
  </w:style>
  <w:style w:type="paragraph" w:customStyle="1" w:styleId="xl84">
    <w:name w:val="xl84"/>
    <w:basedOn w:val="Normal"/>
    <w:rsid w:val="002235F6"/>
    <w:pPr>
      <w:spacing w:before="100" w:beforeAutospacing="1" w:after="100" w:afterAutospacing="1" w:line="240" w:lineRule="auto"/>
      <w:jc w:val="left"/>
      <w:textAlignment w:val="top"/>
    </w:pPr>
    <w:rPr>
      <w:rFonts w:ascii="Times New Roman" w:eastAsia="Times New Roman" w:hAnsi="Times New Roman"/>
      <w:b/>
      <w:bCs/>
      <w:sz w:val="24"/>
      <w:szCs w:val="24"/>
    </w:rPr>
  </w:style>
  <w:style w:type="paragraph" w:customStyle="1" w:styleId="xl85">
    <w:name w:val="xl85"/>
    <w:basedOn w:val="Normal"/>
    <w:rsid w:val="002235F6"/>
    <w:pPr>
      <w:spacing w:before="100" w:beforeAutospacing="1" w:after="100" w:afterAutospacing="1" w:line="240" w:lineRule="auto"/>
      <w:jc w:val="left"/>
      <w:textAlignment w:val="top"/>
    </w:pPr>
    <w:rPr>
      <w:rFonts w:ascii="Times New Roman" w:eastAsia="Times New Roman" w:hAnsi="Times New Roman"/>
      <w:b/>
      <w:bCs/>
      <w:sz w:val="24"/>
      <w:szCs w:val="24"/>
    </w:rPr>
  </w:style>
  <w:style w:type="paragraph" w:customStyle="1" w:styleId="xl86">
    <w:name w:val="xl86"/>
    <w:basedOn w:val="Normal"/>
    <w:rsid w:val="002235F6"/>
    <w:pPr>
      <w:spacing w:before="100" w:beforeAutospacing="1" w:after="100" w:afterAutospacing="1" w:line="240" w:lineRule="auto"/>
      <w:jc w:val="left"/>
      <w:textAlignment w:val="top"/>
    </w:pPr>
    <w:rPr>
      <w:rFonts w:ascii="Times New Roman" w:eastAsia="Times New Roman" w:hAnsi="Times New Roman"/>
      <w:b/>
      <w:bCs/>
      <w:sz w:val="24"/>
      <w:szCs w:val="24"/>
    </w:rPr>
  </w:style>
  <w:style w:type="paragraph" w:customStyle="1" w:styleId="xl87">
    <w:name w:val="xl87"/>
    <w:basedOn w:val="Normal"/>
    <w:rsid w:val="002235F6"/>
    <w:pPr>
      <w:spacing w:before="100" w:beforeAutospacing="1" w:after="100" w:afterAutospacing="1" w:line="240" w:lineRule="auto"/>
      <w:jc w:val="left"/>
      <w:textAlignment w:val="top"/>
    </w:pPr>
    <w:rPr>
      <w:rFonts w:ascii="Times New Roman" w:eastAsia="Times New Roman" w:hAnsi="Times New Roman"/>
      <w:sz w:val="24"/>
      <w:szCs w:val="24"/>
    </w:rPr>
  </w:style>
  <w:style w:type="paragraph" w:customStyle="1" w:styleId="xl88">
    <w:name w:val="xl88"/>
    <w:basedOn w:val="Normal"/>
    <w:rsid w:val="002235F6"/>
    <w:pPr>
      <w:spacing w:before="100" w:beforeAutospacing="1" w:after="100" w:afterAutospacing="1" w:line="240" w:lineRule="auto"/>
      <w:jc w:val="left"/>
      <w:textAlignment w:val="top"/>
    </w:pPr>
    <w:rPr>
      <w:rFonts w:ascii="Times New Roman" w:eastAsia="Times New Roman" w:hAnsi="Times New Roman"/>
      <w:color w:val="FFFFFF"/>
      <w:sz w:val="24"/>
      <w:szCs w:val="24"/>
    </w:rPr>
  </w:style>
  <w:style w:type="paragraph" w:customStyle="1" w:styleId="xl89">
    <w:name w:val="xl89"/>
    <w:basedOn w:val="Normal"/>
    <w:rsid w:val="002235F6"/>
    <w:pPr>
      <w:pBdr>
        <w:bottom w:val="single" w:sz="8" w:space="0" w:color="auto"/>
      </w:pBdr>
      <w:spacing w:before="100" w:beforeAutospacing="1" w:after="100" w:afterAutospacing="1" w:line="240" w:lineRule="auto"/>
      <w:jc w:val="left"/>
      <w:textAlignment w:val="top"/>
    </w:pPr>
    <w:rPr>
      <w:rFonts w:ascii="Times New Roman" w:eastAsia="Times New Roman" w:hAnsi="Times New Roman"/>
      <w:color w:val="FFFFFF"/>
      <w:sz w:val="24"/>
      <w:szCs w:val="24"/>
    </w:rPr>
  </w:style>
  <w:style w:type="paragraph" w:customStyle="1" w:styleId="xl90">
    <w:name w:val="xl90"/>
    <w:basedOn w:val="Normal"/>
    <w:rsid w:val="002235F6"/>
    <w:pPr>
      <w:spacing w:before="100" w:beforeAutospacing="1" w:after="100" w:afterAutospacing="1" w:line="240" w:lineRule="auto"/>
      <w:jc w:val="left"/>
      <w:textAlignment w:val="top"/>
    </w:pPr>
    <w:rPr>
      <w:rFonts w:ascii="Calibri" w:eastAsia="Times New Roman" w:hAnsi="Calibri"/>
      <w:color w:val="FFFFFF"/>
      <w:sz w:val="24"/>
      <w:szCs w:val="24"/>
    </w:rPr>
  </w:style>
  <w:style w:type="paragraph" w:customStyle="1" w:styleId="xl91">
    <w:name w:val="xl91"/>
    <w:basedOn w:val="Normal"/>
    <w:rsid w:val="002235F6"/>
    <w:pPr>
      <w:pBdr>
        <w:bottom w:val="single" w:sz="8" w:space="0" w:color="auto"/>
      </w:pBdr>
      <w:shd w:val="clear" w:color="000000" w:fill="ACB9CA"/>
      <w:spacing w:before="100" w:beforeAutospacing="1" w:after="100" w:afterAutospacing="1" w:line="240" w:lineRule="auto"/>
      <w:jc w:val="left"/>
      <w:textAlignment w:val="top"/>
    </w:pPr>
    <w:rPr>
      <w:rFonts w:ascii="Times New Roman" w:eastAsia="Times New Roman" w:hAnsi="Times New Roman"/>
      <w:b/>
      <w:bCs/>
      <w:sz w:val="24"/>
      <w:szCs w:val="24"/>
    </w:rPr>
  </w:style>
  <w:style w:type="paragraph" w:customStyle="1" w:styleId="xl92">
    <w:name w:val="xl92"/>
    <w:basedOn w:val="Normal"/>
    <w:rsid w:val="002235F6"/>
    <w:pPr>
      <w:shd w:val="clear" w:color="000000" w:fill="FFE699"/>
      <w:spacing w:before="100" w:beforeAutospacing="1" w:after="100" w:afterAutospacing="1" w:line="240" w:lineRule="auto"/>
      <w:jc w:val="left"/>
      <w:textAlignment w:val="top"/>
    </w:pPr>
    <w:rPr>
      <w:rFonts w:ascii="Times New Roman" w:eastAsia="Times New Roman" w:hAnsi="Times New Roman"/>
      <w:b/>
      <w:bCs/>
      <w:sz w:val="24"/>
      <w:szCs w:val="24"/>
    </w:rPr>
  </w:style>
  <w:style w:type="paragraph" w:customStyle="1" w:styleId="xl93">
    <w:name w:val="xl93"/>
    <w:basedOn w:val="Normal"/>
    <w:rsid w:val="002235F6"/>
    <w:pPr>
      <w:shd w:val="clear" w:color="000000" w:fill="FFC000"/>
      <w:spacing w:before="100" w:beforeAutospacing="1" w:after="100" w:afterAutospacing="1" w:line="240" w:lineRule="auto"/>
      <w:jc w:val="left"/>
      <w:textAlignment w:val="top"/>
    </w:pPr>
    <w:rPr>
      <w:rFonts w:ascii="Times New Roman" w:eastAsia="Times New Roman" w:hAnsi="Times New Roman"/>
      <w:b/>
      <w:bCs/>
      <w:sz w:val="24"/>
      <w:szCs w:val="24"/>
    </w:rPr>
  </w:style>
  <w:style w:type="paragraph" w:customStyle="1" w:styleId="xl94">
    <w:name w:val="xl94"/>
    <w:basedOn w:val="Normal"/>
    <w:rsid w:val="002235F6"/>
    <w:pPr>
      <w:shd w:val="clear" w:color="000000" w:fill="BFBFBF"/>
      <w:spacing w:before="100" w:beforeAutospacing="1" w:after="100" w:afterAutospacing="1" w:line="240" w:lineRule="auto"/>
      <w:jc w:val="left"/>
      <w:textAlignment w:val="top"/>
    </w:pPr>
    <w:rPr>
      <w:rFonts w:ascii="Times New Roman" w:eastAsia="Times New Roman" w:hAnsi="Times New Roman"/>
      <w:b/>
      <w:bCs/>
      <w:sz w:val="24"/>
      <w:szCs w:val="24"/>
    </w:rPr>
  </w:style>
  <w:style w:type="paragraph" w:customStyle="1" w:styleId="xl95">
    <w:name w:val="xl95"/>
    <w:basedOn w:val="Normal"/>
    <w:rsid w:val="002235F6"/>
    <w:pPr>
      <w:shd w:val="clear" w:color="000000" w:fill="CFC5F1"/>
      <w:spacing w:before="100" w:beforeAutospacing="1" w:after="100" w:afterAutospacing="1" w:line="240" w:lineRule="auto"/>
      <w:jc w:val="left"/>
      <w:textAlignment w:val="top"/>
    </w:pPr>
    <w:rPr>
      <w:rFonts w:ascii="Times New Roman" w:eastAsia="Times New Roman" w:hAnsi="Times New Roman"/>
      <w:b/>
      <w:bCs/>
      <w:sz w:val="24"/>
      <w:szCs w:val="24"/>
    </w:rPr>
  </w:style>
  <w:style w:type="paragraph" w:customStyle="1" w:styleId="xl96">
    <w:name w:val="xl96"/>
    <w:basedOn w:val="Normal"/>
    <w:rsid w:val="002235F6"/>
    <w:pPr>
      <w:shd w:val="clear" w:color="000000" w:fill="FFFF00"/>
      <w:spacing w:before="100" w:beforeAutospacing="1" w:after="100" w:afterAutospacing="1" w:line="240" w:lineRule="auto"/>
      <w:jc w:val="left"/>
      <w:textAlignment w:val="top"/>
    </w:pPr>
    <w:rPr>
      <w:rFonts w:ascii="Times New Roman" w:eastAsia="Times New Roman" w:hAnsi="Times New Roman"/>
      <w:sz w:val="24"/>
      <w:szCs w:val="24"/>
    </w:rPr>
  </w:style>
  <w:style w:type="paragraph" w:customStyle="1" w:styleId="xl97">
    <w:name w:val="xl97"/>
    <w:basedOn w:val="Normal"/>
    <w:rsid w:val="002235F6"/>
    <w:pPr>
      <w:shd w:val="clear" w:color="000000" w:fill="FFFF00"/>
      <w:spacing w:before="100" w:beforeAutospacing="1" w:after="100" w:afterAutospacing="1" w:line="240" w:lineRule="auto"/>
      <w:jc w:val="left"/>
      <w:textAlignment w:val="top"/>
    </w:pPr>
    <w:rPr>
      <w:rFonts w:ascii="Times New Roman" w:eastAsia="Times New Roman" w:hAnsi="Times New Roman"/>
      <w:sz w:val="24"/>
      <w:szCs w:val="24"/>
    </w:rPr>
  </w:style>
  <w:style w:type="paragraph" w:customStyle="1" w:styleId="xl98">
    <w:name w:val="xl98"/>
    <w:basedOn w:val="Normal"/>
    <w:rsid w:val="002235F6"/>
    <w:pPr>
      <w:shd w:val="clear" w:color="000000" w:fill="FFFF00"/>
      <w:spacing w:before="100" w:beforeAutospacing="1" w:after="100" w:afterAutospacing="1" w:line="240" w:lineRule="auto"/>
      <w:jc w:val="left"/>
      <w:textAlignment w:val="top"/>
    </w:pPr>
    <w:rPr>
      <w:rFonts w:ascii="Times New Roman" w:eastAsia="Times New Roman" w:hAnsi="Times New Roman"/>
      <w:color w:val="FFFFFF"/>
      <w:sz w:val="24"/>
      <w:szCs w:val="24"/>
    </w:rPr>
  </w:style>
  <w:style w:type="paragraph" w:customStyle="1" w:styleId="xl99">
    <w:name w:val="xl99"/>
    <w:basedOn w:val="Normal"/>
    <w:rsid w:val="002235F6"/>
    <w:pPr>
      <w:shd w:val="clear" w:color="000000" w:fill="FFFF00"/>
      <w:spacing w:before="100" w:beforeAutospacing="1" w:after="100" w:afterAutospacing="1" w:line="240" w:lineRule="auto"/>
      <w:jc w:val="left"/>
      <w:textAlignment w:val="top"/>
    </w:pPr>
    <w:rPr>
      <w:rFonts w:ascii="Times New Roman" w:eastAsia="Times New Roman" w:hAnsi="Times New Roman"/>
      <w:b/>
      <w:bCs/>
      <w:sz w:val="24"/>
      <w:szCs w:val="24"/>
    </w:rPr>
  </w:style>
  <w:style w:type="paragraph" w:customStyle="1" w:styleId="xl100">
    <w:name w:val="xl100"/>
    <w:basedOn w:val="Normal"/>
    <w:rsid w:val="002235F6"/>
    <w:pPr>
      <w:shd w:val="clear" w:color="000000" w:fill="FFFF00"/>
      <w:spacing w:before="100" w:beforeAutospacing="1" w:after="100" w:afterAutospacing="1" w:line="240" w:lineRule="auto"/>
      <w:jc w:val="left"/>
      <w:textAlignment w:val="top"/>
    </w:pPr>
    <w:rPr>
      <w:rFonts w:ascii="Times New Roman" w:eastAsia="Times New Roman" w:hAnsi="Times New Roman"/>
      <w:sz w:val="24"/>
      <w:szCs w:val="24"/>
    </w:rPr>
  </w:style>
  <w:style w:type="paragraph" w:customStyle="1" w:styleId="xl101">
    <w:name w:val="xl101"/>
    <w:basedOn w:val="Normal"/>
    <w:rsid w:val="002235F6"/>
    <w:pPr>
      <w:shd w:val="clear" w:color="000000" w:fill="FFFF00"/>
      <w:spacing w:before="100" w:beforeAutospacing="1" w:after="100" w:afterAutospacing="1" w:line="240" w:lineRule="auto"/>
      <w:jc w:val="left"/>
      <w:textAlignment w:val="top"/>
    </w:pPr>
    <w:rPr>
      <w:rFonts w:ascii="Times New Roman" w:eastAsia="Times New Roman" w:hAnsi="Times New Roman"/>
      <w:sz w:val="24"/>
      <w:szCs w:val="24"/>
    </w:rPr>
  </w:style>
  <w:style w:type="paragraph" w:customStyle="1" w:styleId="xl102">
    <w:name w:val="xl102"/>
    <w:basedOn w:val="Normal"/>
    <w:rsid w:val="002235F6"/>
    <w:pPr>
      <w:shd w:val="clear" w:color="000000" w:fill="FFFF00"/>
      <w:spacing w:before="100" w:beforeAutospacing="1" w:after="100" w:afterAutospacing="1" w:line="240" w:lineRule="auto"/>
      <w:jc w:val="left"/>
      <w:textAlignment w:val="top"/>
    </w:pPr>
    <w:rPr>
      <w:rFonts w:ascii="Times New Roman" w:eastAsia="Times New Roman" w:hAnsi="Times New Roman"/>
      <w:color w:val="0563C1"/>
      <w:sz w:val="24"/>
      <w:szCs w:val="24"/>
      <w:u w:val="single"/>
    </w:rPr>
  </w:style>
  <w:style w:type="paragraph" w:customStyle="1" w:styleId="xl103">
    <w:name w:val="xl103"/>
    <w:basedOn w:val="Normal"/>
    <w:rsid w:val="002235F6"/>
    <w:pPr>
      <w:spacing w:before="100" w:beforeAutospacing="1" w:after="100" w:afterAutospacing="1" w:line="240" w:lineRule="auto"/>
      <w:jc w:val="left"/>
    </w:pPr>
    <w:rPr>
      <w:rFonts w:ascii="Times New Roman" w:eastAsia="Times New Roman" w:hAnsi="Times New Roman"/>
      <w:sz w:val="24"/>
      <w:szCs w:val="24"/>
    </w:rPr>
  </w:style>
  <w:style w:type="table" w:customStyle="1" w:styleId="GridTable4-Accent51">
    <w:name w:val="Grid Table 4 - Accent 51"/>
    <w:basedOn w:val="TableNormal"/>
    <w:uiPriority w:val="49"/>
    <w:rsid w:val="00780F8E"/>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BodyText3">
    <w:name w:val="Body Text 3"/>
    <w:basedOn w:val="Normal"/>
    <w:link w:val="BodyText3Char"/>
    <w:uiPriority w:val="99"/>
    <w:unhideWhenUsed/>
    <w:rsid w:val="00594031"/>
    <w:pPr>
      <w:spacing w:after="120"/>
      <w:jc w:val="left"/>
    </w:pPr>
    <w:rPr>
      <w:rFonts w:asciiTheme="minorHAnsi" w:eastAsiaTheme="minorEastAsia" w:hAnsiTheme="minorHAnsi" w:cstheme="minorBidi"/>
      <w:sz w:val="16"/>
      <w:szCs w:val="16"/>
    </w:rPr>
  </w:style>
  <w:style w:type="character" w:customStyle="1" w:styleId="BodyText3Char">
    <w:name w:val="Body Text 3 Char"/>
    <w:basedOn w:val="DefaultParagraphFont"/>
    <w:link w:val="BodyText3"/>
    <w:uiPriority w:val="99"/>
    <w:rsid w:val="00594031"/>
    <w:rPr>
      <w:rFonts w:eastAsiaTheme="minorEastAsia"/>
      <w:sz w:val="16"/>
      <w:szCs w:val="16"/>
    </w:rPr>
  </w:style>
  <w:style w:type="paragraph" w:styleId="List">
    <w:name w:val="List"/>
    <w:basedOn w:val="Normal"/>
    <w:uiPriority w:val="99"/>
    <w:unhideWhenUsed/>
    <w:rsid w:val="00594031"/>
    <w:pPr>
      <w:spacing w:after="200"/>
      <w:ind w:left="360" w:hanging="360"/>
      <w:contextualSpacing/>
      <w:jc w:val="left"/>
    </w:pPr>
    <w:rPr>
      <w:rFonts w:asciiTheme="minorHAnsi" w:eastAsiaTheme="minorEastAsia" w:hAnsiTheme="minorHAnsi" w:cstheme="minorBidi"/>
      <w:sz w:val="22"/>
    </w:rPr>
  </w:style>
  <w:style w:type="paragraph" w:styleId="List2">
    <w:name w:val="List 2"/>
    <w:basedOn w:val="Normal"/>
    <w:uiPriority w:val="99"/>
    <w:unhideWhenUsed/>
    <w:rsid w:val="00594031"/>
    <w:pPr>
      <w:spacing w:after="200"/>
      <w:ind w:left="720" w:hanging="360"/>
      <w:contextualSpacing/>
      <w:jc w:val="left"/>
    </w:pPr>
    <w:rPr>
      <w:rFonts w:asciiTheme="minorHAnsi" w:eastAsiaTheme="minorEastAsia" w:hAnsiTheme="minorHAnsi" w:cstheme="minorBidi"/>
      <w:sz w:val="22"/>
    </w:rPr>
  </w:style>
  <w:style w:type="paragraph" w:styleId="List3">
    <w:name w:val="List 3"/>
    <w:basedOn w:val="Normal"/>
    <w:uiPriority w:val="99"/>
    <w:unhideWhenUsed/>
    <w:rsid w:val="00594031"/>
    <w:pPr>
      <w:spacing w:after="200"/>
      <w:ind w:left="1080" w:hanging="360"/>
      <w:contextualSpacing/>
      <w:jc w:val="left"/>
    </w:pPr>
    <w:rPr>
      <w:rFonts w:asciiTheme="minorHAnsi" w:eastAsiaTheme="minorEastAsia" w:hAnsiTheme="minorHAnsi" w:cstheme="minorBidi"/>
      <w:sz w:val="22"/>
    </w:rPr>
  </w:style>
  <w:style w:type="paragraph" w:styleId="ListBullet">
    <w:name w:val="List Bullet"/>
    <w:basedOn w:val="Normal"/>
    <w:uiPriority w:val="99"/>
    <w:unhideWhenUsed/>
    <w:rsid w:val="00594031"/>
    <w:pPr>
      <w:numPr>
        <w:numId w:val="8"/>
      </w:numPr>
      <w:spacing w:after="200"/>
      <w:contextualSpacing/>
      <w:jc w:val="left"/>
    </w:pPr>
    <w:rPr>
      <w:rFonts w:asciiTheme="minorHAnsi" w:eastAsiaTheme="minorEastAsia" w:hAnsiTheme="minorHAnsi" w:cstheme="minorBidi"/>
      <w:sz w:val="22"/>
    </w:rPr>
  </w:style>
  <w:style w:type="paragraph" w:styleId="ListBullet2">
    <w:name w:val="List Bullet 2"/>
    <w:basedOn w:val="Normal"/>
    <w:uiPriority w:val="99"/>
    <w:unhideWhenUsed/>
    <w:rsid w:val="00594031"/>
    <w:pPr>
      <w:numPr>
        <w:numId w:val="9"/>
      </w:numPr>
      <w:spacing w:after="200"/>
      <w:contextualSpacing/>
      <w:jc w:val="left"/>
    </w:pPr>
    <w:rPr>
      <w:rFonts w:asciiTheme="minorHAnsi" w:eastAsiaTheme="minorEastAsia" w:hAnsiTheme="minorHAnsi" w:cstheme="minorBidi"/>
      <w:sz w:val="22"/>
    </w:rPr>
  </w:style>
  <w:style w:type="paragraph" w:styleId="ListBullet3">
    <w:name w:val="List Bullet 3"/>
    <w:basedOn w:val="Normal"/>
    <w:uiPriority w:val="99"/>
    <w:unhideWhenUsed/>
    <w:rsid w:val="00594031"/>
    <w:pPr>
      <w:numPr>
        <w:numId w:val="10"/>
      </w:numPr>
      <w:spacing w:after="200"/>
      <w:contextualSpacing/>
      <w:jc w:val="left"/>
    </w:pPr>
    <w:rPr>
      <w:rFonts w:asciiTheme="minorHAnsi" w:eastAsiaTheme="minorEastAsia" w:hAnsiTheme="minorHAnsi" w:cstheme="minorBidi"/>
      <w:sz w:val="22"/>
    </w:rPr>
  </w:style>
  <w:style w:type="paragraph" w:styleId="ListNumber">
    <w:name w:val="List Number"/>
    <w:basedOn w:val="Normal"/>
    <w:uiPriority w:val="99"/>
    <w:unhideWhenUsed/>
    <w:rsid w:val="00594031"/>
    <w:pPr>
      <w:numPr>
        <w:numId w:val="11"/>
      </w:numPr>
      <w:spacing w:after="200"/>
      <w:contextualSpacing/>
      <w:jc w:val="left"/>
    </w:pPr>
    <w:rPr>
      <w:rFonts w:asciiTheme="minorHAnsi" w:eastAsiaTheme="minorEastAsia" w:hAnsiTheme="minorHAnsi" w:cstheme="minorBidi"/>
      <w:sz w:val="22"/>
    </w:rPr>
  </w:style>
  <w:style w:type="paragraph" w:styleId="ListNumber2">
    <w:name w:val="List Number 2"/>
    <w:basedOn w:val="Normal"/>
    <w:uiPriority w:val="99"/>
    <w:unhideWhenUsed/>
    <w:rsid w:val="00594031"/>
    <w:pPr>
      <w:numPr>
        <w:numId w:val="12"/>
      </w:numPr>
      <w:spacing w:after="200"/>
      <w:contextualSpacing/>
      <w:jc w:val="left"/>
    </w:pPr>
    <w:rPr>
      <w:rFonts w:asciiTheme="minorHAnsi" w:eastAsiaTheme="minorEastAsia" w:hAnsiTheme="minorHAnsi" w:cstheme="minorBidi"/>
      <w:sz w:val="22"/>
    </w:rPr>
  </w:style>
  <w:style w:type="paragraph" w:styleId="ListNumber3">
    <w:name w:val="List Number 3"/>
    <w:basedOn w:val="Normal"/>
    <w:uiPriority w:val="99"/>
    <w:unhideWhenUsed/>
    <w:rsid w:val="00594031"/>
    <w:pPr>
      <w:numPr>
        <w:numId w:val="13"/>
      </w:numPr>
      <w:spacing w:after="200"/>
      <w:contextualSpacing/>
      <w:jc w:val="left"/>
    </w:pPr>
    <w:rPr>
      <w:rFonts w:asciiTheme="minorHAnsi" w:eastAsiaTheme="minorEastAsia" w:hAnsiTheme="minorHAnsi" w:cstheme="minorBidi"/>
      <w:sz w:val="22"/>
    </w:rPr>
  </w:style>
  <w:style w:type="paragraph" w:styleId="ListContinue">
    <w:name w:val="List Continue"/>
    <w:basedOn w:val="Normal"/>
    <w:uiPriority w:val="99"/>
    <w:unhideWhenUsed/>
    <w:rsid w:val="00594031"/>
    <w:pPr>
      <w:spacing w:after="120"/>
      <w:ind w:left="360"/>
      <w:contextualSpacing/>
      <w:jc w:val="left"/>
    </w:pPr>
    <w:rPr>
      <w:rFonts w:asciiTheme="minorHAnsi" w:eastAsiaTheme="minorEastAsia" w:hAnsiTheme="minorHAnsi" w:cstheme="minorBidi"/>
      <w:sz w:val="22"/>
    </w:rPr>
  </w:style>
  <w:style w:type="paragraph" w:styleId="ListContinue2">
    <w:name w:val="List Continue 2"/>
    <w:basedOn w:val="Normal"/>
    <w:uiPriority w:val="99"/>
    <w:unhideWhenUsed/>
    <w:rsid w:val="00594031"/>
    <w:pPr>
      <w:spacing w:after="120"/>
      <w:ind w:left="720"/>
      <w:contextualSpacing/>
      <w:jc w:val="left"/>
    </w:pPr>
    <w:rPr>
      <w:rFonts w:asciiTheme="minorHAnsi" w:eastAsiaTheme="minorEastAsia" w:hAnsiTheme="minorHAnsi" w:cstheme="minorBidi"/>
      <w:sz w:val="22"/>
    </w:rPr>
  </w:style>
  <w:style w:type="paragraph" w:styleId="ListContinue3">
    <w:name w:val="List Continue 3"/>
    <w:basedOn w:val="Normal"/>
    <w:uiPriority w:val="99"/>
    <w:unhideWhenUsed/>
    <w:rsid w:val="00594031"/>
    <w:pPr>
      <w:spacing w:after="120"/>
      <w:ind w:left="1080"/>
      <w:contextualSpacing/>
      <w:jc w:val="left"/>
    </w:pPr>
    <w:rPr>
      <w:rFonts w:asciiTheme="minorHAnsi" w:eastAsiaTheme="minorEastAsia" w:hAnsiTheme="minorHAnsi" w:cstheme="minorBidi"/>
      <w:sz w:val="22"/>
    </w:rPr>
  </w:style>
  <w:style w:type="paragraph" w:styleId="MacroText">
    <w:name w:val="macro"/>
    <w:link w:val="MacroTextChar"/>
    <w:uiPriority w:val="99"/>
    <w:unhideWhenUsed/>
    <w:rsid w:val="00594031"/>
    <w:pPr>
      <w:tabs>
        <w:tab w:val="left" w:pos="576"/>
        <w:tab w:val="left" w:pos="1152"/>
        <w:tab w:val="left" w:pos="1728"/>
        <w:tab w:val="left" w:pos="2304"/>
        <w:tab w:val="left" w:pos="2880"/>
        <w:tab w:val="left" w:pos="3456"/>
        <w:tab w:val="left" w:pos="4032"/>
      </w:tabs>
      <w:spacing w:after="200" w:line="276" w:lineRule="auto"/>
    </w:pPr>
    <w:rPr>
      <w:rFonts w:ascii="Courier" w:eastAsiaTheme="minorEastAsia" w:hAnsi="Courier"/>
      <w:sz w:val="20"/>
      <w:szCs w:val="20"/>
    </w:rPr>
  </w:style>
  <w:style w:type="character" w:customStyle="1" w:styleId="MacroTextChar">
    <w:name w:val="Macro Text Char"/>
    <w:basedOn w:val="DefaultParagraphFont"/>
    <w:link w:val="MacroText"/>
    <w:uiPriority w:val="99"/>
    <w:rsid w:val="00594031"/>
    <w:rPr>
      <w:rFonts w:ascii="Courier" w:eastAsiaTheme="minorEastAsia" w:hAnsi="Courier"/>
      <w:sz w:val="20"/>
      <w:szCs w:val="20"/>
    </w:rPr>
  </w:style>
  <w:style w:type="paragraph" w:styleId="IntenseQuote">
    <w:name w:val="Intense Quote"/>
    <w:basedOn w:val="Normal"/>
    <w:next w:val="Normal"/>
    <w:link w:val="IntenseQuoteChar"/>
    <w:uiPriority w:val="30"/>
    <w:qFormat/>
    <w:rsid w:val="00594031"/>
    <w:pPr>
      <w:pBdr>
        <w:bottom w:val="single" w:sz="4" w:space="4" w:color="5B9BD5" w:themeColor="accent1"/>
      </w:pBdr>
      <w:spacing w:before="200" w:after="280"/>
      <w:ind w:left="936" w:right="936"/>
      <w:jc w:val="left"/>
    </w:pPr>
    <w:rPr>
      <w:rFonts w:asciiTheme="minorHAnsi" w:eastAsiaTheme="minorEastAsia" w:hAnsiTheme="minorHAnsi" w:cstheme="minorBidi"/>
      <w:b/>
      <w:bCs/>
      <w:i/>
      <w:iCs/>
      <w:color w:val="5B9BD5" w:themeColor="accent1"/>
      <w:sz w:val="22"/>
    </w:rPr>
  </w:style>
  <w:style w:type="character" w:customStyle="1" w:styleId="IntenseQuoteChar">
    <w:name w:val="Intense Quote Char"/>
    <w:basedOn w:val="DefaultParagraphFont"/>
    <w:link w:val="IntenseQuote"/>
    <w:uiPriority w:val="30"/>
    <w:rsid w:val="00594031"/>
    <w:rPr>
      <w:rFonts w:eastAsiaTheme="minorEastAsia"/>
      <w:b/>
      <w:bCs/>
      <w:i/>
      <w:iCs/>
      <w:color w:val="5B9BD5" w:themeColor="accent1"/>
    </w:rPr>
  </w:style>
  <w:style w:type="character" w:styleId="IntenseEmphasis">
    <w:name w:val="Intense Emphasis"/>
    <w:basedOn w:val="DefaultParagraphFont"/>
    <w:uiPriority w:val="21"/>
    <w:qFormat/>
    <w:rsid w:val="00594031"/>
    <w:rPr>
      <w:b/>
      <w:bCs/>
      <w:i/>
      <w:iCs/>
      <w:color w:val="5B9BD5" w:themeColor="accent1"/>
    </w:rPr>
  </w:style>
  <w:style w:type="table" w:styleId="LightShading">
    <w:name w:val="Light Shading"/>
    <w:basedOn w:val="TableNormal"/>
    <w:uiPriority w:val="60"/>
    <w:rsid w:val="00594031"/>
    <w:pPr>
      <w:spacing w:after="0" w:line="240" w:lineRule="auto"/>
    </w:pPr>
    <w:rPr>
      <w:rFonts w:eastAsiaTheme="minorEastAsia"/>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594031"/>
    <w:pPr>
      <w:spacing w:after="0" w:line="240" w:lineRule="auto"/>
    </w:pPr>
    <w:rPr>
      <w:rFonts w:eastAsiaTheme="minorEastAsia"/>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LightShading-Accent2">
    <w:name w:val="Light Shading Accent 2"/>
    <w:basedOn w:val="TableNormal"/>
    <w:uiPriority w:val="60"/>
    <w:rsid w:val="00594031"/>
    <w:pPr>
      <w:spacing w:after="0" w:line="240" w:lineRule="auto"/>
    </w:pPr>
    <w:rPr>
      <w:rFonts w:eastAsiaTheme="minorEastAsia"/>
      <w:color w:val="C45911" w:themeColor="accent2" w:themeShade="BF"/>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LightShading-Accent3">
    <w:name w:val="Light Shading Accent 3"/>
    <w:basedOn w:val="TableNormal"/>
    <w:uiPriority w:val="60"/>
    <w:rsid w:val="00594031"/>
    <w:pPr>
      <w:spacing w:after="0" w:line="240" w:lineRule="auto"/>
    </w:pPr>
    <w:rPr>
      <w:rFonts w:eastAsiaTheme="minorEastAsia"/>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Shading-Accent4">
    <w:name w:val="Light Shading Accent 4"/>
    <w:basedOn w:val="TableNormal"/>
    <w:uiPriority w:val="60"/>
    <w:rsid w:val="00594031"/>
    <w:pPr>
      <w:spacing w:after="0" w:line="240" w:lineRule="auto"/>
    </w:pPr>
    <w:rPr>
      <w:rFonts w:eastAsiaTheme="minorEastAsia"/>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LightShading-Accent5">
    <w:name w:val="Light Shading Accent 5"/>
    <w:basedOn w:val="TableNormal"/>
    <w:uiPriority w:val="60"/>
    <w:rsid w:val="00594031"/>
    <w:pPr>
      <w:spacing w:after="0" w:line="240" w:lineRule="auto"/>
    </w:pPr>
    <w:rPr>
      <w:rFonts w:eastAsiaTheme="minorEastAsia"/>
      <w:color w:val="2F5496" w:themeColor="accent5" w:themeShade="BF"/>
    </w:rPr>
    <w:tblPr>
      <w:tblStyleRowBandSize w:val="1"/>
      <w:tblStyleColBandSize w:val="1"/>
      <w:tblBorders>
        <w:top w:val="single" w:sz="8" w:space="0" w:color="4472C4" w:themeColor="accent5"/>
        <w:bottom w:val="single" w:sz="8" w:space="0" w:color="4472C4" w:themeColor="accent5"/>
      </w:tblBorders>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table" w:styleId="LightShading-Accent6">
    <w:name w:val="Light Shading Accent 6"/>
    <w:basedOn w:val="TableNormal"/>
    <w:uiPriority w:val="60"/>
    <w:rsid w:val="00594031"/>
    <w:pPr>
      <w:spacing w:after="0" w:line="240" w:lineRule="auto"/>
    </w:pPr>
    <w:rPr>
      <w:rFonts w:eastAsiaTheme="minorEastAsia"/>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table" w:styleId="LightList">
    <w:name w:val="Light List"/>
    <w:basedOn w:val="TableNormal"/>
    <w:uiPriority w:val="61"/>
    <w:rsid w:val="00594031"/>
    <w:pPr>
      <w:spacing w:after="0" w:line="240" w:lineRule="auto"/>
    </w:pPr>
    <w:rPr>
      <w:rFonts w:eastAsiaTheme="minorEastAsi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594031"/>
    <w:pPr>
      <w:spacing w:after="0" w:line="240" w:lineRule="auto"/>
    </w:pPr>
    <w:rPr>
      <w:rFonts w:eastAsiaTheme="minorEastAsia"/>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ghtList-Accent2">
    <w:name w:val="Light List Accent 2"/>
    <w:basedOn w:val="TableNormal"/>
    <w:uiPriority w:val="61"/>
    <w:rsid w:val="00594031"/>
    <w:pPr>
      <w:spacing w:after="0" w:line="240" w:lineRule="auto"/>
    </w:pPr>
    <w:rPr>
      <w:rFonts w:eastAsiaTheme="minorEastAsia"/>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pPr>
        <w:spacing w:before="0" w:after="0" w:line="240" w:lineRule="auto"/>
      </w:pPr>
      <w:rPr>
        <w:b/>
        <w:bCs/>
        <w:color w:val="FFFFFF" w:themeColor="background1"/>
      </w:rPr>
      <w:tblPr/>
      <w:tcPr>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table" w:styleId="LightList-Accent3">
    <w:name w:val="Light List Accent 3"/>
    <w:basedOn w:val="TableNormal"/>
    <w:uiPriority w:val="61"/>
    <w:rsid w:val="00594031"/>
    <w:pPr>
      <w:spacing w:after="0" w:line="240" w:lineRule="auto"/>
    </w:pPr>
    <w:rPr>
      <w:rFonts w:eastAsiaTheme="minorEastAsia"/>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ghtList-Accent4">
    <w:name w:val="Light List Accent 4"/>
    <w:basedOn w:val="TableNormal"/>
    <w:uiPriority w:val="61"/>
    <w:rsid w:val="00594031"/>
    <w:pPr>
      <w:spacing w:after="0" w:line="240" w:lineRule="auto"/>
    </w:pPr>
    <w:rPr>
      <w:rFonts w:eastAsiaTheme="minorEastAsia"/>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ghtList-Accent5">
    <w:name w:val="Light List Accent 5"/>
    <w:basedOn w:val="TableNormal"/>
    <w:uiPriority w:val="61"/>
    <w:rsid w:val="00594031"/>
    <w:pPr>
      <w:spacing w:after="0" w:line="240" w:lineRule="auto"/>
    </w:pPr>
    <w:rPr>
      <w:rFonts w:eastAsiaTheme="minorEastAsia"/>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table" w:styleId="LightList-Accent6">
    <w:name w:val="Light List Accent 6"/>
    <w:basedOn w:val="TableNormal"/>
    <w:uiPriority w:val="61"/>
    <w:rsid w:val="00594031"/>
    <w:pPr>
      <w:spacing w:after="0" w:line="240" w:lineRule="auto"/>
    </w:pPr>
    <w:rPr>
      <w:rFonts w:eastAsiaTheme="minorEastAsia"/>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LightGrid">
    <w:name w:val="Light Grid"/>
    <w:basedOn w:val="TableNormal"/>
    <w:uiPriority w:val="62"/>
    <w:rsid w:val="00594031"/>
    <w:pPr>
      <w:spacing w:after="0" w:line="240" w:lineRule="auto"/>
    </w:pPr>
    <w:rPr>
      <w:rFonts w:eastAsiaTheme="minorEastAsi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594031"/>
    <w:pPr>
      <w:spacing w:after="0" w:line="240" w:lineRule="auto"/>
    </w:pPr>
    <w:rPr>
      <w:rFonts w:eastAsiaTheme="minorEastAsia"/>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LightGrid-Accent2">
    <w:name w:val="Light Grid Accent 2"/>
    <w:basedOn w:val="TableNormal"/>
    <w:uiPriority w:val="62"/>
    <w:rsid w:val="00594031"/>
    <w:pPr>
      <w:spacing w:after="0" w:line="240" w:lineRule="auto"/>
    </w:pPr>
    <w:rPr>
      <w:rFonts w:eastAsiaTheme="minorEastAsia"/>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18" w:space="0" w:color="ED7D31" w:themeColor="accent2"/>
          <w:right w:val="single" w:sz="8" w:space="0" w:color="ED7D31" w:themeColor="accent2"/>
          <w:insideH w:val="nil"/>
          <w:insideV w:val="single" w:sz="8" w:space="0" w:color="ED7D31"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insideH w:val="nil"/>
          <w:insideV w:val="single" w:sz="8" w:space="0" w:color="ED7D31"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shd w:val="clear" w:color="auto" w:fill="FADECB" w:themeFill="accent2" w:themeFillTint="3F"/>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shd w:val="clear" w:color="auto" w:fill="FADECB" w:themeFill="accent2" w:themeFillTint="3F"/>
      </w:tcPr>
    </w:tblStylePr>
    <w:tblStylePr w:type="band2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tcPr>
    </w:tblStylePr>
  </w:style>
  <w:style w:type="table" w:styleId="LightGrid-Accent3">
    <w:name w:val="Light Grid Accent 3"/>
    <w:basedOn w:val="TableNormal"/>
    <w:uiPriority w:val="62"/>
    <w:rsid w:val="00594031"/>
    <w:pPr>
      <w:spacing w:after="0" w:line="240" w:lineRule="auto"/>
    </w:pPr>
    <w:rPr>
      <w:rFonts w:eastAsiaTheme="minorEastAsia"/>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LightGrid-Accent4">
    <w:name w:val="Light Grid Accent 4"/>
    <w:basedOn w:val="TableNormal"/>
    <w:uiPriority w:val="62"/>
    <w:rsid w:val="00594031"/>
    <w:pPr>
      <w:spacing w:after="0" w:line="240" w:lineRule="auto"/>
    </w:pPr>
    <w:rPr>
      <w:rFonts w:eastAsiaTheme="minorEastAsia"/>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LightGrid-Accent5">
    <w:name w:val="Light Grid Accent 5"/>
    <w:basedOn w:val="TableNormal"/>
    <w:uiPriority w:val="62"/>
    <w:rsid w:val="00594031"/>
    <w:pPr>
      <w:spacing w:after="0" w:line="240" w:lineRule="auto"/>
    </w:pPr>
    <w:rPr>
      <w:rFonts w:eastAsiaTheme="minorEastAsia"/>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18" w:space="0" w:color="4472C4" w:themeColor="accent5"/>
          <w:right w:val="single" w:sz="8" w:space="0" w:color="4472C4" w:themeColor="accent5"/>
          <w:insideH w:val="nil"/>
          <w:insideV w:val="single" w:sz="8" w:space="0" w:color="4472C4"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insideH w:val="nil"/>
          <w:insideV w:val="single" w:sz="8" w:space="0" w:color="4472C4"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shd w:val="clear" w:color="auto" w:fill="D0DBF0" w:themeFill="accent5" w:themeFillTint="3F"/>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shd w:val="clear" w:color="auto" w:fill="D0DBF0" w:themeFill="accent5" w:themeFillTint="3F"/>
      </w:tcPr>
    </w:tblStylePr>
    <w:tblStylePr w:type="band2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tcPr>
    </w:tblStylePr>
  </w:style>
  <w:style w:type="table" w:styleId="LightGrid-Accent6">
    <w:name w:val="Light Grid Accent 6"/>
    <w:basedOn w:val="TableNormal"/>
    <w:uiPriority w:val="62"/>
    <w:rsid w:val="00594031"/>
    <w:pPr>
      <w:spacing w:after="0" w:line="240" w:lineRule="auto"/>
    </w:pPr>
    <w:rPr>
      <w:rFonts w:eastAsiaTheme="minorEastAsia"/>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MediumShading1">
    <w:name w:val="Medium Shading 1"/>
    <w:basedOn w:val="TableNormal"/>
    <w:uiPriority w:val="63"/>
    <w:rsid w:val="00594031"/>
    <w:pPr>
      <w:spacing w:after="0" w:line="240" w:lineRule="auto"/>
    </w:pPr>
    <w:rPr>
      <w:rFonts w:eastAsiaTheme="minorEastAsi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594031"/>
    <w:pPr>
      <w:spacing w:after="0" w:line="240" w:lineRule="auto"/>
    </w:pPr>
    <w:rPr>
      <w:rFonts w:eastAsiaTheme="minorEastAsia"/>
    </w:r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594031"/>
    <w:pPr>
      <w:spacing w:after="0" w:line="240" w:lineRule="auto"/>
    </w:pPr>
    <w:rPr>
      <w:rFonts w:eastAsiaTheme="minorEastAsia"/>
    </w:rPr>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tblBorders>
    </w:tblPr>
    <w:tblStylePr w:type="firstRow">
      <w:pPr>
        <w:spacing w:before="0" w:after="0" w:line="240" w:lineRule="auto"/>
      </w:pPr>
      <w:rPr>
        <w:b/>
        <w:bCs/>
        <w:color w:val="FFFFFF" w:themeColor="background1"/>
      </w:rPr>
      <w:tblPr/>
      <w:tcPr>
        <w:tc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shd w:val="clear" w:color="auto" w:fill="ED7D31" w:themeFill="accent2"/>
      </w:tcPr>
    </w:tblStylePr>
    <w:tblStylePr w:type="lastRow">
      <w:pPr>
        <w:spacing w:before="0" w:after="0" w:line="240" w:lineRule="auto"/>
      </w:pPr>
      <w:rPr>
        <w:b/>
        <w:bCs/>
      </w:rPr>
      <w:tblPr/>
      <w:tcPr>
        <w:tcBorders>
          <w:top w:val="double" w:sz="6"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tcPr>
    </w:tblStylePr>
    <w:tblStylePr w:type="firstCol">
      <w:rPr>
        <w:b/>
        <w:bCs/>
      </w:rPr>
    </w:tblStylePr>
    <w:tblStylePr w:type="lastCol">
      <w:rPr>
        <w:b/>
        <w:bCs/>
      </w:rPr>
    </w:tblStylePr>
    <w:tblStylePr w:type="band1Vert">
      <w:tblPr/>
      <w:tcPr>
        <w:shd w:val="clear" w:color="auto" w:fill="FADECB" w:themeFill="accent2" w:themeFillTint="3F"/>
      </w:tcPr>
    </w:tblStylePr>
    <w:tblStylePr w:type="band1Horz">
      <w:tblPr/>
      <w:tcPr>
        <w:tcBorders>
          <w:insideH w:val="nil"/>
          <w:insideV w:val="nil"/>
        </w:tcBorders>
        <w:shd w:val="clear" w:color="auto" w:fill="FADECB"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594031"/>
    <w:pPr>
      <w:spacing w:after="0" w:line="240" w:lineRule="auto"/>
    </w:pPr>
    <w:rPr>
      <w:rFonts w:eastAsiaTheme="minorEastAsia"/>
    </w:r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594031"/>
    <w:pPr>
      <w:spacing w:after="0" w:line="240" w:lineRule="auto"/>
    </w:pPr>
    <w:rPr>
      <w:rFonts w:eastAsiaTheme="minorEastAsia"/>
    </w:r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594031"/>
    <w:pPr>
      <w:spacing w:after="0" w:line="240" w:lineRule="auto"/>
    </w:pPr>
    <w:rPr>
      <w:rFonts w:eastAsiaTheme="minorEastAsia"/>
    </w:rPr>
    <w:tblPr>
      <w:tblStyleRowBandSize w:val="1"/>
      <w:tblStyleColBandSize w:val="1"/>
      <w:tbl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single" w:sz="8" w:space="0" w:color="7295D2" w:themeColor="accent5" w:themeTint="BF"/>
      </w:tblBorders>
    </w:tblPr>
    <w:tblStylePr w:type="firstRow">
      <w:pPr>
        <w:spacing w:before="0" w:after="0" w:line="240" w:lineRule="auto"/>
      </w:pPr>
      <w:rPr>
        <w:b/>
        <w:bCs/>
        <w:color w:val="FFFFFF" w:themeColor="background1"/>
      </w:rPr>
      <w:tblPr/>
      <w:tcPr>
        <w:tc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shd w:val="clear" w:color="auto" w:fill="4472C4" w:themeFill="accent5"/>
      </w:tcPr>
    </w:tblStylePr>
    <w:tblStylePr w:type="lastRow">
      <w:pPr>
        <w:spacing w:before="0" w:after="0" w:line="240" w:lineRule="auto"/>
      </w:pPr>
      <w:rPr>
        <w:b/>
        <w:bCs/>
      </w:rPr>
      <w:tblPr/>
      <w:tcPr>
        <w:tcBorders>
          <w:top w:val="double" w:sz="6"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5" w:themeFillTint="3F"/>
      </w:tcPr>
    </w:tblStylePr>
    <w:tblStylePr w:type="band1Horz">
      <w:tblPr/>
      <w:tcPr>
        <w:tcBorders>
          <w:insideH w:val="nil"/>
          <w:insideV w:val="nil"/>
        </w:tcBorders>
        <w:shd w:val="clear" w:color="auto" w:fill="D0DBF0"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594031"/>
    <w:pPr>
      <w:spacing w:after="0" w:line="240" w:lineRule="auto"/>
    </w:pPr>
    <w:rPr>
      <w:rFonts w:eastAsiaTheme="minorEastAsia"/>
    </w:r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594031"/>
    <w:pPr>
      <w:spacing w:after="0" w:line="240" w:lineRule="auto"/>
    </w:pPr>
    <w:rPr>
      <w:rFonts w:eastAsiaTheme="minorEastAsi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594031"/>
    <w:pPr>
      <w:spacing w:after="0" w:line="240" w:lineRule="auto"/>
    </w:pPr>
    <w:rPr>
      <w:rFonts w:eastAsiaTheme="minorEastAsi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594031"/>
    <w:pPr>
      <w:spacing w:after="0" w:line="240" w:lineRule="auto"/>
    </w:pPr>
    <w:rPr>
      <w:rFonts w:eastAsiaTheme="minorEastAsi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D7D31"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D7D31" w:themeFill="accent2"/>
      </w:tcPr>
    </w:tblStylePr>
    <w:tblStylePr w:type="lastCol">
      <w:rPr>
        <w:b/>
        <w:bCs/>
        <w:color w:val="FFFFFF" w:themeColor="background1"/>
      </w:rPr>
      <w:tblPr/>
      <w:tcPr>
        <w:tcBorders>
          <w:left w:val="nil"/>
          <w:right w:val="nil"/>
          <w:insideH w:val="nil"/>
          <w:insideV w:val="nil"/>
        </w:tcBorders>
        <w:shd w:val="clear" w:color="auto" w:fill="ED7D31"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594031"/>
    <w:pPr>
      <w:spacing w:after="0" w:line="240" w:lineRule="auto"/>
    </w:pPr>
    <w:rPr>
      <w:rFonts w:eastAsiaTheme="minorEastAsi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594031"/>
    <w:pPr>
      <w:spacing w:after="0" w:line="240" w:lineRule="auto"/>
    </w:pPr>
    <w:rPr>
      <w:rFonts w:eastAsiaTheme="minorEastAsi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594031"/>
    <w:pPr>
      <w:spacing w:after="0" w:line="240" w:lineRule="auto"/>
    </w:pPr>
    <w:rPr>
      <w:rFonts w:eastAsiaTheme="minorEastAsi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5"/>
      </w:tcPr>
    </w:tblStylePr>
    <w:tblStylePr w:type="lastCol">
      <w:rPr>
        <w:b/>
        <w:bCs/>
        <w:color w:val="FFFFFF" w:themeColor="background1"/>
      </w:rPr>
      <w:tblPr/>
      <w:tcPr>
        <w:tcBorders>
          <w:left w:val="nil"/>
          <w:right w:val="nil"/>
          <w:insideH w:val="nil"/>
          <w:insideV w:val="nil"/>
        </w:tcBorders>
        <w:shd w:val="clear" w:color="auto" w:fill="4472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594031"/>
    <w:pPr>
      <w:spacing w:after="0" w:line="240" w:lineRule="auto"/>
    </w:pPr>
    <w:rPr>
      <w:rFonts w:eastAsiaTheme="minorEastAsi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594031"/>
    <w:pPr>
      <w:spacing w:after="0" w:line="240" w:lineRule="auto"/>
    </w:pPr>
    <w:rPr>
      <w:rFonts w:eastAsiaTheme="minorEastAsia"/>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594031"/>
    <w:pPr>
      <w:spacing w:after="0" w:line="240" w:lineRule="auto"/>
    </w:pPr>
    <w:rPr>
      <w:rFonts w:eastAsiaTheme="minorEastAsia"/>
      <w:color w:val="000000" w:themeColor="text1"/>
    </w:rPr>
    <w:tblPr>
      <w:tblStyleRowBandSize w:val="1"/>
      <w:tblStyleColBandSize w:val="1"/>
      <w:tblBorders>
        <w:top w:val="single" w:sz="8" w:space="0" w:color="5B9BD5" w:themeColor="accent1"/>
        <w:bottom w:val="single" w:sz="8" w:space="0" w:color="5B9BD5" w:themeColor="accent1"/>
      </w:tblBorders>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styleId="MediumList1-Accent2">
    <w:name w:val="Medium List 1 Accent 2"/>
    <w:basedOn w:val="TableNormal"/>
    <w:uiPriority w:val="65"/>
    <w:rsid w:val="00594031"/>
    <w:pPr>
      <w:spacing w:after="0" w:line="240" w:lineRule="auto"/>
    </w:pPr>
    <w:rPr>
      <w:rFonts w:eastAsiaTheme="minorEastAsia"/>
      <w:color w:val="000000" w:themeColor="text1"/>
    </w:rPr>
    <w:tblPr>
      <w:tblStyleRowBandSize w:val="1"/>
      <w:tblStyleColBandSize w:val="1"/>
      <w:tblBorders>
        <w:top w:val="single" w:sz="8" w:space="0" w:color="ED7D31" w:themeColor="accent2"/>
        <w:bottom w:val="single" w:sz="8" w:space="0" w:color="ED7D31" w:themeColor="accent2"/>
      </w:tblBorders>
    </w:tblPr>
    <w:tblStylePr w:type="firstRow">
      <w:rPr>
        <w:rFonts w:asciiTheme="majorHAnsi" w:eastAsiaTheme="majorEastAsia" w:hAnsiTheme="majorHAnsi" w:cstheme="majorBidi"/>
      </w:rPr>
      <w:tblPr/>
      <w:tcPr>
        <w:tcBorders>
          <w:top w:val="nil"/>
          <w:bottom w:val="single" w:sz="8" w:space="0" w:color="ED7D31" w:themeColor="accent2"/>
        </w:tcBorders>
      </w:tcPr>
    </w:tblStylePr>
    <w:tblStylePr w:type="lastRow">
      <w:rPr>
        <w:b/>
        <w:bCs/>
        <w:color w:val="44546A" w:themeColor="text2"/>
      </w:rPr>
      <w:tblPr/>
      <w:tcPr>
        <w:tcBorders>
          <w:top w:val="single" w:sz="8" w:space="0" w:color="ED7D31" w:themeColor="accent2"/>
          <w:bottom w:val="single" w:sz="8" w:space="0" w:color="ED7D31" w:themeColor="accent2"/>
        </w:tcBorders>
      </w:tcPr>
    </w:tblStylePr>
    <w:tblStylePr w:type="firstCol">
      <w:rPr>
        <w:b/>
        <w:bCs/>
      </w:rPr>
    </w:tblStylePr>
    <w:tblStylePr w:type="lastCol">
      <w:rPr>
        <w:b/>
        <w:bCs/>
      </w:rPr>
      <w:tblPr/>
      <w:tcPr>
        <w:tcBorders>
          <w:top w:val="single" w:sz="8" w:space="0" w:color="ED7D31" w:themeColor="accent2"/>
          <w:bottom w:val="single" w:sz="8" w:space="0" w:color="ED7D31" w:themeColor="accent2"/>
        </w:tcBorders>
      </w:tcPr>
    </w:tblStylePr>
    <w:tblStylePr w:type="band1Vert">
      <w:tblPr/>
      <w:tcPr>
        <w:shd w:val="clear" w:color="auto" w:fill="FADECB" w:themeFill="accent2" w:themeFillTint="3F"/>
      </w:tcPr>
    </w:tblStylePr>
    <w:tblStylePr w:type="band1Horz">
      <w:tblPr/>
      <w:tcPr>
        <w:shd w:val="clear" w:color="auto" w:fill="FADECB" w:themeFill="accent2" w:themeFillTint="3F"/>
      </w:tcPr>
    </w:tblStylePr>
  </w:style>
  <w:style w:type="table" w:styleId="MediumList1-Accent3">
    <w:name w:val="Medium List 1 Accent 3"/>
    <w:basedOn w:val="TableNormal"/>
    <w:uiPriority w:val="65"/>
    <w:rsid w:val="00594031"/>
    <w:pPr>
      <w:spacing w:after="0" w:line="240" w:lineRule="auto"/>
    </w:pPr>
    <w:rPr>
      <w:rFonts w:eastAsiaTheme="minorEastAsia"/>
      <w:color w:val="000000" w:themeColor="text1"/>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MediumList1-Accent4">
    <w:name w:val="Medium List 1 Accent 4"/>
    <w:basedOn w:val="TableNormal"/>
    <w:uiPriority w:val="65"/>
    <w:rsid w:val="00594031"/>
    <w:pPr>
      <w:spacing w:after="0" w:line="240" w:lineRule="auto"/>
    </w:pPr>
    <w:rPr>
      <w:rFonts w:eastAsiaTheme="minorEastAsia"/>
      <w:color w:val="000000" w:themeColor="text1"/>
    </w:rPr>
    <w:tblPr>
      <w:tblStyleRowBandSize w:val="1"/>
      <w:tblStyleColBandSize w:val="1"/>
      <w:tblBorders>
        <w:top w:val="single" w:sz="8" w:space="0" w:color="FFC000" w:themeColor="accent4"/>
        <w:bottom w:val="single" w:sz="8" w:space="0" w:color="FFC000" w:themeColor="accent4"/>
      </w:tblBorders>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MediumList1-Accent5">
    <w:name w:val="Medium List 1 Accent 5"/>
    <w:basedOn w:val="TableNormal"/>
    <w:uiPriority w:val="65"/>
    <w:rsid w:val="00594031"/>
    <w:pPr>
      <w:spacing w:after="0" w:line="240" w:lineRule="auto"/>
    </w:pPr>
    <w:rPr>
      <w:rFonts w:eastAsiaTheme="minorEastAsia"/>
      <w:color w:val="000000" w:themeColor="text1"/>
    </w:rPr>
    <w:tblPr>
      <w:tblStyleRowBandSize w:val="1"/>
      <w:tblStyleColBandSize w:val="1"/>
      <w:tblBorders>
        <w:top w:val="single" w:sz="8" w:space="0" w:color="4472C4" w:themeColor="accent5"/>
        <w:bottom w:val="single" w:sz="8" w:space="0" w:color="4472C4" w:themeColor="accent5"/>
      </w:tblBorders>
    </w:tblPr>
    <w:tblStylePr w:type="firstRow">
      <w:rPr>
        <w:rFonts w:asciiTheme="majorHAnsi" w:eastAsiaTheme="majorEastAsia" w:hAnsiTheme="majorHAnsi" w:cstheme="majorBidi"/>
      </w:rPr>
      <w:tblPr/>
      <w:tcPr>
        <w:tcBorders>
          <w:top w:val="nil"/>
          <w:bottom w:val="single" w:sz="8" w:space="0" w:color="4472C4" w:themeColor="accent5"/>
        </w:tcBorders>
      </w:tcPr>
    </w:tblStylePr>
    <w:tblStylePr w:type="lastRow">
      <w:rPr>
        <w:b/>
        <w:bCs/>
        <w:color w:val="44546A" w:themeColor="text2"/>
      </w:rPr>
      <w:tblPr/>
      <w:tcPr>
        <w:tcBorders>
          <w:top w:val="single" w:sz="8" w:space="0" w:color="4472C4" w:themeColor="accent5"/>
          <w:bottom w:val="single" w:sz="8" w:space="0" w:color="4472C4" w:themeColor="accent5"/>
        </w:tcBorders>
      </w:tcPr>
    </w:tblStylePr>
    <w:tblStylePr w:type="firstCol">
      <w:rPr>
        <w:b/>
        <w:bCs/>
      </w:rPr>
    </w:tblStylePr>
    <w:tblStylePr w:type="lastCol">
      <w:rPr>
        <w:b/>
        <w:bCs/>
      </w:rPr>
      <w:tblPr/>
      <w:tcPr>
        <w:tcBorders>
          <w:top w:val="single" w:sz="8" w:space="0" w:color="4472C4" w:themeColor="accent5"/>
          <w:bottom w:val="single" w:sz="8" w:space="0" w:color="4472C4" w:themeColor="accent5"/>
        </w:tcBorders>
      </w:tcPr>
    </w:tblStylePr>
    <w:tblStylePr w:type="band1Vert">
      <w:tblPr/>
      <w:tcPr>
        <w:shd w:val="clear" w:color="auto" w:fill="D0DBF0" w:themeFill="accent5" w:themeFillTint="3F"/>
      </w:tcPr>
    </w:tblStylePr>
    <w:tblStylePr w:type="band1Horz">
      <w:tblPr/>
      <w:tcPr>
        <w:shd w:val="clear" w:color="auto" w:fill="D0DBF0" w:themeFill="accent5" w:themeFillTint="3F"/>
      </w:tcPr>
    </w:tblStylePr>
  </w:style>
  <w:style w:type="table" w:styleId="MediumList1-Accent6">
    <w:name w:val="Medium List 1 Accent 6"/>
    <w:basedOn w:val="TableNormal"/>
    <w:uiPriority w:val="65"/>
    <w:rsid w:val="00594031"/>
    <w:pPr>
      <w:spacing w:after="0" w:line="240" w:lineRule="auto"/>
    </w:pPr>
    <w:rPr>
      <w:rFonts w:eastAsiaTheme="minorEastAsia"/>
      <w:color w:val="000000" w:themeColor="text1"/>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MediumList2">
    <w:name w:val="Medium List 2"/>
    <w:basedOn w:val="TableNormal"/>
    <w:uiPriority w:val="66"/>
    <w:rsid w:val="00594031"/>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594031"/>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single" w:sz="8" w:space="0" w:color="5B9BD5"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594031"/>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rPr>
        <w:sz w:val="24"/>
        <w:szCs w:val="24"/>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tblPr/>
      <w:tcPr>
        <w:tcBorders>
          <w:top w:val="single" w:sz="8" w:space="0" w:color="ED7D31"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D7D31" w:themeColor="accent2"/>
          <w:insideH w:val="nil"/>
          <w:insideV w:val="nil"/>
        </w:tcBorders>
        <w:shd w:val="clear" w:color="auto" w:fill="FFFFFF" w:themeFill="background1"/>
      </w:tcPr>
    </w:tblStylePr>
    <w:tblStylePr w:type="lastCol">
      <w:tblPr/>
      <w:tcPr>
        <w:tcBorders>
          <w:top w:val="nil"/>
          <w:left w:val="single" w:sz="8" w:space="0" w:color="ED7D31"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top w:val="nil"/>
          <w:bottom w:val="nil"/>
          <w:insideH w:val="nil"/>
          <w:insideV w:val="nil"/>
        </w:tcBorders>
        <w:shd w:val="clear" w:color="auto" w:fill="FADEC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594031"/>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single" w:sz="8" w:space="0" w:color="A5A5A5"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594031"/>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single" w:sz="8" w:space="0" w:color="FFC000"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594031"/>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rPr>
        <w:sz w:val="24"/>
        <w:szCs w:val="24"/>
      </w:rPr>
      <w:tblPr/>
      <w:tcPr>
        <w:tcBorders>
          <w:top w:val="nil"/>
          <w:left w:val="nil"/>
          <w:bottom w:val="single" w:sz="24" w:space="0" w:color="4472C4" w:themeColor="accent5"/>
          <w:right w:val="nil"/>
          <w:insideH w:val="nil"/>
          <w:insideV w:val="nil"/>
        </w:tcBorders>
        <w:shd w:val="clear" w:color="auto" w:fill="FFFFFF" w:themeFill="background1"/>
      </w:tcPr>
    </w:tblStylePr>
    <w:tblStylePr w:type="lastRow">
      <w:tblPr/>
      <w:tcPr>
        <w:tcBorders>
          <w:top w:val="single" w:sz="8" w:space="0" w:color="4472C4"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5"/>
          <w:insideH w:val="nil"/>
          <w:insideV w:val="nil"/>
        </w:tcBorders>
        <w:shd w:val="clear" w:color="auto" w:fill="FFFFFF" w:themeFill="background1"/>
      </w:tcPr>
    </w:tblStylePr>
    <w:tblStylePr w:type="lastCol">
      <w:tblPr/>
      <w:tcPr>
        <w:tcBorders>
          <w:top w:val="nil"/>
          <w:left w:val="single" w:sz="8" w:space="0" w:color="4472C4"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top w:val="nil"/>
          <w:bottom w:val="nil"/>
          <w:insideH w:val="nil"/>
          <w:insideV w:val="nil"/>
        </w:tcBorders>
        <w:shd w:val="clear" w:color="auto" w:fill="D0DBF0"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594031"/>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single" w:sz="8" w:space="0" w:color="70AD47"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594031"/>
    <w:pPr>
      <w:spacing w:after="0" w:line="240" w:lineRule="auto"/>
    </w:pPr>
    <w:rPr>
      <w:rFonts w:eastAsiaTheme="minorEastAsi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594031"/>
    <w:pPr>
      <w:spacing w:after="0" w:line="240" w:lineRule="auto"/>
    </w:pPr>
    <w:rPr>
      <w:rFonts w:eastAsiaTheme="minorEastAsia"/>
    </w:r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insideV w:val="single" w:sz="8" w:space="0" w:color="84B3DF" w:themeColor="accent1" w:themeTint="BF"/>
      </w:tblBorders>
    </w:tblPr>
    <w:tcPr>
      <w:shd w:val="clear" w:color="auto" w:fill="D6E6F4" w:themeFill="accent1" w:themeFillTint="3F"/>
    </w:tcPr>
    <w:tblStylePr w:type="firstRow">
      <w:rPr>
        <w:b/>
        <w:bCs/>
      </w:rPr>
    </w:tblStylePr>
    <w:tblStylePr w:type="lastRow">
      <w:rPr>
        <w:b/>
        <w:bCs/>
      </w:rPr>
      <w:tblPr/>
      <w:tcPr>
        <w:tcBorders>
          <w:top w:val="single" w:sz="18" w:space="0" w:color="84B3DF" w:themeColor="accent1" w:themeTint="BF"/>
        </w:tcBorders>
      </w:tcPr>
    </w:tblStylePr>
    <w:tblStylePr w:type="firstCol">
      <w:rPr>
        <w:b/>
        <w:bCs/>
      </w:rPr>
    </w:tblStylePr>
    <w:tblStylePr w:type="lastCol">
      <w:rPr>
        <w:b/>
        <w:bCs/>
      </w:r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MediumGrid1-Accent2">
    <w:name w:val="Medium Grid 1 Accent 2"/>
    <w:basedOn w:val="TableNormal"/>
    <w:uiPriority w:val="67"/>
    <w:rsid w:val="00594031"/>
    <w:pPr>
      <w:spacing w:after="0" w:line="240" w:lineRule="auto"/>
    </w:pPr>
    <w:rPr>
      <w:rFonts w:eastAsiaTheme="minorEastAsia"/>
    </w:rPr>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insideV w:val="single" w:sz="8" w:space="0" w:color="F19D64" w:themeColor="accent2" w:themeTint="BF"/>
      </w:tblBorders>
    </w:tblPr>
    <w:tcPr>
      <w:shd w:val="clear" w:color="auto" w:fill="FADECB" w:themeFill="accent2" w:themeFillTint="3F"/>
    </w:tcPr>
    <w:tblStylePr w:type="firstRow">
      <w:rPr>
        <w:b/>
        <w:bCs/>
      </w:rPr>
    </w:tblStylePr>
    <w:tblStylePr w:type="lastRow">
      <w:rPr>
        <w:b/>
        <w:bCs/>
      </w:rPr>
      <w:tblPr/>
      <w:tcPr>
        <w:tcBorders>
          <w:top w:val="single" w:sz="18" w:space="0" w:color="F19D64" w:themeColor="accent2" w:themeTint="BF"/>
        </w:tcBorders>
      </w:tcPr>
    </w:tblStylePr>
    <w:tblStylePr w:type="firstCol">
      <w:rPr>
        <w:b/>
        <w:bCs/>
      </w:rPr>
    </w:tblStylePr>
    <w:tblStylePr w:type="lastCol">
      <w:rPr>
        <w:b/>
        <w:bCs/>
      </w:r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MediumGrid1-Accent3">
    <w:name w:val="Medium Grid 1 Accent 3"/>
    <w:basedOn w:val="TableNormal"/>
    <w:uiPriority w:val="67"/>
    <w:rsid w:val="00594031"/>
    <w:pPr>
      <w:spacing w:after="0" w:line="240" w:lineRule="auto"/>
    </w:pPr>
    <w:rPr>
      <w:rFonts w:eastAsiaTheme="minorEastAsia"/>
    </w:r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MediumGrid1-Accent4">
    <w:name w:val="Medium Grid 1 Accent 4"/>
    <w:basedOn w:val="TableNormal"/>
    <w:uiPriority w:val="67"/>
    <w:rsid w:val="00594031"/>
    <w:pPr>
      <w:spacing w:after="0" w:line="240" w:lineRule="auto"/>
    </w:pPr>
    <w:rPr>
      <w:rFonts w:eastAsiaTheme="minorEastAsia"/>
    </w:r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MediumGrid1-Accent5">
    <w:name w:val="Medium Grid 1 Accent 5"/>
    <w:basedOn w:val="TableNormal"/>
    <w:uiPriority w:val="67"/>
    <w:rsid w:val="00594031"/>
    <w:pPr>
      <w:spacing w:after="0" w:line="240" w:lineRule="auto"/>
    </w:pPr>
    <w:rPr>
      <w:rFonts w:eastAsiaTheme="minorEastAsia"/>
    </w:rPr>
    <w:tblPr>
      <w:tblStyleRowBandSize w:val="1"/>
      <w:tblStyleColBandSize w:val="1"/>
      <w:tbl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single" w:sz="8" w:space="0" w:color="7295D2" w:themeColor="accent5" w:themeTint="BF"/>
        <w:insideV w:val="single" w:sz="8" w:space="0" w:color="7295D2" w:themeColor="accent5" w:themeTint="BF"/>
      </w:tblBorders>
    </w:tblPr>
    <w:tcPr>
      <w:shd w:val="clear" w:color="auto" w:fill="D0DBF0" w:themeFill="accent5" w:themeFillTint="3F"/>
    </w:tcPr>
    <w:tblStylePr w:type="firstRow">
      <w:rPr>
        <w:b/>
        <w:bCs/>
      </w:rPr>
    </w:tblStylePr>
    <w:tblStylePr w:type="lastRow">
      <w:rPr>
        <w:b/>
        <w:bCs/>
      </w:rPr>
      <w:tblPr/>
      <w:tcPr>
        <w:tcBorders>
          <w:top w:val="single" w:sz="18" w:space="0" w:color="7295D2" w:themeColor="accent5" w:themeTint="BF"/>
        </w:tcBorders>
      </w:tcPr>
    </w:tblStylePr>
    <w:tblStylePr w:type="firstCol">
      <w:rPr>
        <w:b/>
        <w:bCs/>
      </w:rPr>
    </w:tblStylePr>
    <w:tblStylePr w:type="lastCol">
      <w:rPr>
        <w:b/>
        <w:bCs/>
      </w:rPr>
    </w:tblStylePr>
    <w:tblStylePr w:type="band1Vert">
      <w:tblPr/>
      <w:tcPr>
        <w:shd w:val="clear" w:color="auto" w:fill="A1B8E1" w:themeFill="accent5" w:themeFillTint="7F"/>
      </w:tcPr>
    </w:tblStylePr>
    <w:tblStylePr w:type="band1Horz">
      <w:tblPr/>
      <w:tcPr>
        <w:shd w:val="clear" w:color="auto" w:fill="A1B8E1" w:themeFill="accent5" w:themeFillTint="7F"/>
      </w:tcPr>
    </w:tblStylePr>
  </w:style>
  <w:style w:type="table" w:styleId="MediumGrid1-Accent6">
    <w:name w:val="Medium Grid 1 Accent 6"/>
    <w:basedOn w:val="TableNormal"/>
    <w:uiPriority w:val="67"/>
    <w:rsid w:val="00594031"/>
    <w:pPr>
      <w:spacing w:after="0" w:line="240" w:lineRule="auto"/>
    </w:pPr>
    <w:rPr>
      <w:rFonts w:eastAsiaTheme="minorEastAsia"/>
    </w:r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MediumGrid2">
    <w:name w:val="Medium Grid 2"/>
    <w:basedOn w:val="TableNormal"/>
    <w:uiPriority w:val="68"/>
    <w:rsid w:val="00594031"/>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594031"/>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cPr>
      <w:shd w:val="clear" w:color="auto" w:fill="D6E6F4" w:themeFill="accent1" w:themeFillTint="3F"/>
    </w:tcPr>
    <w:tblStylePr w:type="firstRow">
      <w:rPr>
        <w:b/>
        <w:bCs/>
        <w:color w:val="000000" w:themeColor="text1"/>
      </w:rPr>
      <w:tblPr/>
      <w:tcPr>
        <w:shd w:val="clear" w:color="auto" w:fill="EEF5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sz="6" w:space="0" w:color="5B9BD5" w:themeColor="accent1"/>
          <w:insideV w:val="single" w:sz="6" w:space="0" w:color="5B9BD5" w:themeColor="accent1"/>
        </w:tcBorders>
        <w:shd w:val="clear" w:color="auto" w:fill="ADCCEA"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594031"/>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cPr>
      <w:shd w:val="clear" w:color="auto" w:fill="FADECB" w:themeFill="accent2" w:themeFillTint="3F"/>
    </w:tcPr>
    <w:tblStylePr w:type="firstRow">
      <w:rPr>
        <w:b/>
        <w:bCs/>
        <w:color w:val="000000" w:themeColor="text1"/>
      </w:rPr>
      <w:tblPr/>
      <w:tcPr>
        <w:shd w:val="clear" w:color="auto" w:fill="FDF2EA"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BE4D5" w:themeFill="accent2" w:themeFillTint="33"/>
      </w:tcPr>
    </w:tblStylePr>
    <w:tblStylePr w:type="band1Vert">
      <w:tblPr/>
      <w:tcPr>
        <w:shd w:val="clear" w:color="auto" w:fill="F6BE98" w:themeFill="accent2" w:themeFillTint="7F"/>
      </w:tcPr>
    </w:tblStylePr>
    <w:tblStylePr w:type="band1Horz">
      <w:tblPr/>
      <w:tcPr>
        <w:tcBorders>
          <w:insideH w:val="single" w:sz="6" w:space="0" w:color="ED7D31" w:themeColor="accent2"/>
          <w:insideV w:val="single" w:sz="6" w:space="0" w:color="ED7D31" w:themeColor="accent2"/>
        </w:tcBorders>
        <w:shd w:val="clear" w:color="auto" w:fill="F6BE98"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594031"/>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594031"/>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594031"/>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Pr>
    <w:tcPr>
      <w:shd w:val="clear" w:color="auto" w:fill="D0DBF0" w:themeFill="accent5" w:themeFillTint="3F"/>
    </w:tcPr>
    <w:tblStylePr w:type="firstRow">
      <w:rPr>
        <w:b/>
        <w:bCs/>
        <w:color w:val="000000" w:themeColor="text1"/>
      </w:rPr>
      <w:tblPr/>
      <w:tcPr>
        <w:shd w:val="clear" w:color="auto" w:fill="ECF1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9E2F3" w:themeFill="accent5" w:themeFillTint="33"/>
      </w:tcPr>
    </w:tblStylePr>
    <w:tblStylePr w:type="band1Vert">
      <w:tblPr/>
      <w:tcPr>
        <w:shd w:val="clear" w:color="auto" w:fill="A1B8E1" w:themeFill="accent5" w:themeFillTint="7F"/>
      </w:tcPr>
    </w:tblStylePr>
    <w:tblStylePr w:type="band1Horz">
      <w:tblPr/>
      <w:tcPr>
        <w:tcBorders>
          <w:insideH w:val="single" w:sz="6" w:space="0" w:color="4472C4" w:themeColor="accent5"/>
          <w:insideV w:val="single" w:sz="6" w:space="0" w:color="4472C4" w:themeColor="accent5"/>
        </w:tcBorders>
        <w:shd w:val="clear" w:color="auto" w:fill="A1B8E1"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594031"/>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594031"/>
    <w:pPr>
      <w:spacing w:after="0" w:line="240" w:lineRule="auto"/>
    </w:pPr>
    <w:rPr>
      <w:rFonts w:eastAsiaTheme="minorEastAsi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594031"/>
    <w:pPr>
      <w:spacing w:after="0" w:line="240" w:lineRule="auto"/>
    </w:pPr>
    <w:rPr>
      <w:rFonts w:eastAsiaTheme="minorEastAsi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styleId="MediumGrid3-Accent2">
    <w:name w:val="Medium Grid 3 Accent 2"/>
    <w:basedOn w:val="TableNormal"/>
    <w:uiPriority w:val="69"/>
    <w:rsid w:val="00594031"/>
    <w:pPr>
      <w:spacing w:after="0" w:line="240" w:lineRule="auto"/>
    </w:pPr>
    <w:rPr>
      <w:rFonts w:eastAsiaTheme="minorEastAsi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ADEC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D7D31"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D7D31"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6BE9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6BE98" w:themeFill="accent2" w:themeFillTint="7F"/>
      </w:tcPr>
    </w:tblStylePr>
  </w:style>
  <w:style w:type="table" w:styleId="MediumGrid3-Accent3">
    <w:name w:val="Medium Grid 3 Accent 3"/>
    <w:basedOn w:val="TableNormal"/>
    <w:uiPriority w:val="69"/>
    <w:rsid w:val="00594031"/>
    <w:pPr>
      <w:spacing w:after="0" w:line="240" w:lineRule="auto"/>
    </w:pPr>
    <w:rPr>
      <w:rFonts w:eastAsiaTheme="minorEastAsi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MediumGrid3-Accent4">
    <w:name w:val="Medium Grid 3 Accent 4"/>
    <w:basedOn w:val="TableNormal"/>
    <w:uiPriority w:val="69"/>
    <w:rsid w:val="00594031"/>
    <w:pPr>
      <w:spacing w:after="0" w:line="240" w:lineRule="auto"/>
    </w:pPr>
    <w:rPr>
      <w:rFonts w:eastAsiaTheme="minorEastAsi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MediumGrid3-Accent5">
    <w:name w:val="Medium Grid 3 Accent 5"/>
    <w:basedOn w:val="TableNormal"/>
    <w:uiPriority w:val="69"/>
    <w:rsid w:val="00594031"/>
    <w:pPr>
      <w:spacing w:after="0" w:line="240" w:lineRule="auto"/>
    </w:pPr>
    <w:rPr>
      <w:rFonts w:eastAsiaTheme="minorEastAsi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DBF0"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472C4"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472C4"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472C4"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472C4"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B8E1"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B8E1" w:themeFill="accent5" w:themeFillTint="7F"/>
      </w:tcPr>
    </w:tblStylePr>
  </w:style>
  <w:style w:type="table" w:styleId="MediumGrid3-Accent6">
    <w:name w:val="Medium Grid 3 Accent 6"/>
    <w:basedOn w:val="TableNormal"/>
    <w:uiPriority w:val="69"/>
    <w:rsid w:val="00594031"/>
    <w:pPr>
      <w:spacing w:after="0" w:line="240" w:lineRule="auto"/>
    </w:pPr>
    <w:rPr>
      <w:rFonts w:eastAsiaTheme="minorEastAsi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table" w:styleId="DarkList">
    <w:name w:val="Dark List"/>
    <w:basedOn w:val="TableNormal"/>
    <w:uiPriority w:val="70"/>
    <w:rsid w:val="00594031"/>
    <w:pPr>
      <w:spacing w:after="0" w:line="240" w:lineRule="auto"/>
    </w:pPr>
    <w:rPr>
      <w:rFonts w:eastAsiaTheme="minorEastAsia"/>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594031"/>
    <w:pPr>
      <w:spacing w:after="0" w:line="240" w:lineRule="auto"/>
    </w:pPr>
    <w:rPr>
      <w:rFonts w:eastAsiaTheme="minorEastAsia"/>
      <w:color w:val="FFFFFF" w:themeColor="background1"/>
    </w:rPr>
    <w:tblPr>
      <w:tblStyleRowBandSize w:val="1"/>
      <w:tblStyleColBandSize w:val="1"/>
    </w:tblPr>
    <w:tcPr>
      <w:shd w:val="clear" w:color="auto" w:fill="5B9BD5"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1" w:themeFillShade="BF"/>
      </w:tcPr>
    </w:tblStylePr>
    <w:tblStylePr w:type="band1Vert">
      <w:tblPr/>
      <w:tcPr>
        <w:tcBorders>
          <w:top w:val="nil"/>
          <w:left w:val="nil"/>
          <w:bottom w:val="nil"/>
          <w:right w:val="nil"/>
          <w:insideH w:val="nil"/>
          <w:insideV w:val="nil"/>
        </w:tcBorders>
        <w:shd w:val="clear" w:color="auto" w:fill="2E74B5" w:themeFill="accent1" w:themeFillShade="BF"/>
      </w:tcPr>
    </w:tblStylePr>
    <w:tblStylePr w:type="band1Horz">
      <w:tblPr/>
      <w:tcPr>
        <w:tcBorders>
          <w:top w:val="nil"/>
          <w:left w:val="nil"/>
          <w:bottom w:val="nil"/>
          <w:right w:val="nil"/>
          <w:insideH w:val="nil"/>
          <w:insideV w:val="nil"/>
        </w:tcBorders>
        <w:shd w:val="clear" w:color="auto" w:fill="2E74B5" w:themeFill="accent1" w:themeFillShade="BF"/>
      </w:tcPr>
    </w:tblStylePr>
  </w:style>
  <w:style w:type="table" w:styleId="DarkList-Accent2">
    <w:name w:val="Dark List Accent 2"/>
    <w:basedOn w:val="TableNormal"/>
    <w:uiPriority w:val="70"/>
    <w:rsid w:val="00594031"/>
    <w:pPr>
      <w:spacing w:after="0" w:line="240" w:lineRule="auto"/>
    </w:pPr>
    <w:rPr>
      <w:rFonts w:eastAsiaTheme="minorEastAsia"/>
      <w:color w:val="FFFFFF" w:themeColor="background1"/>
    </w:rPr>
    <w:tblPr>
      <w:tblStyleRowBandSize w:val="1"/>
      <w:tblStyleColBandSize w:val="1"/>
    </w:tblPr>
    <w:tcPr>
      <w:shd w:val="clear" w:color="auto" w:fill="ED7D31"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823B0B"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C45911"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C45911" w:themeFill="accent2" w:themeFillShade="BF"/>
      </w:tcPr>
    </w:tblStylePr>
    <w:tblStylePr w:type="band1Vert">
      <w:tblPr/>
      <w:tcPr>
        <w:tcBorders>
          <w:top w:val="nil"/>
          <w:left w:val="nil"/>
          <w:bottom w:val="nil"/>
          <w:right w:val="nil"/>
          <w:insideH w:val="nil"/>
          <w:insideV w:val="nil"/>
        </w:tcBorders>
        <w:shd w:val="clear" w:color="auto" w:fill="C45911" w:themeFill="accent2" w:themeFillShade="BF"/>
      </w:tcPr>
    </w:tblStylePr>
    <w:tblStylePr w:type="band1Horz">
      <w:tblPr/>
      <w:tcPr>
        <w:tcBorders>
          <w:top w:val="nil"/>
          <w:left w:val="nil"/>
          <w:bottom w:val="nil"/>
          <w:right w:val="nil"/>
          <w:insideH w:val="nil"/>
          <w:insideV w:val="nil"/>
        </w:tcBorders>
        <w:shd w:val="clear" w:color="auto" w:fill="C45911" w:themeFill="accent2" w:themeFillShade="BF"/>
      </w:tcPr>
    </w:tblStylePr>
  </w:style>
  <w:style w:type="table" w:styleId="DarkList-Accent3">
    <w:name w:val="Dark List Accent 3"/>
    <w:basedOn w:val="TableNormal"/>
    <w:uiPriority w:val="70"/>
    <w:rsid w:val="00594031"/>
    <w:pPr>
      <w:spacing w:after="0" w:line="240" w:lineRule="auto"/>
    </w:pPr>
    <w:rPr>
      <w:rFonts w:eastAsiaTheme="minorEastAsia"/>
      <w:color w:val="FFFFFF" w:themeColor="background1"/>
    </w:rPr>
    <w:tblPr>
      <w:tblStyleRowBandSize w:val="1"/>
      <w:tblStyleColBandSize w:val="1"/>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DarkList-Accent4">
    <w:name w:val="Dark List Accent 4"/>
    <w:basedOn w:val="TableNormal"/>
    <w:uiPriority w:val="70"/>
    <w:rsid w:val="00594031"/>
    <w:pPr>
      <w:spacing w:after="0" w:line="240" w:lineRule="auto"/>
    </w:pPr>
    <w:rPr>
      <w:rFonts w:eastAsiaTheme="minorEastAsia"/>
      <w:color w:val="FFFFFF" w:themeColor="background1"/>
    </w:rPr>
    <w:tblPr>
      <w:tblStyleRowBandSize w:val="1"/>
      <w:tblStyleColBandSize w:val="1"/>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DarkList-Accent5">
    <w:name w:val="Dark List Accent 5"/>
    <w:basedOn w:val="TableNormal"/>
    <w:uiPriority w:val="70"/>
    <w:rsid w:val="00594031"/>
    <w:pPr>
      <w:spacing w:after="0" w:line="240" w:lineRule="auto"/>
    </w:pPr>
    <w:rPr>
      <w:rFonts w:eastAsiaTheme="minorEastAsia"/>
      <w:color w:val="FFFFFF" w:themeColor="background1"/>
    </w:rPr>
    <w:tblPr>
      <w:tblStyleRowBandSize w:val="1"/>
      <w:tblStyleColBandSize w:val="1"/>
    </w:tblPr>
    <w:tcPr>
      <w:shd w:val="clear" w:color="auto" w:fill="4472C4"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3763"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F5496"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F5496" w:themeFill="accent5" w:themeFillShade="BF"/>
      </w:tcPr>
    </w:tblStylePr>
    <w:tblStylePr w:type="band1Vert">
      <w:tblPr/>
      <w:tcPr>
        <w:tcBorders>
          <w:top w:val="nil"/>
          <w:left w:val="nil"/>
          <w:bottom w:val="nil"/>
          <w:right w:val="nil"/>
          <w:insideH w:val="nil"/>
          <w:insideV w:val="nil"/>
        </w:tcBorders>
        <w:shd w:val="clear" w:color="auto" w:fill="2F5496" w:themeFill="accent5" w:themeFillShade="BF"/>
      </w:tcPr>
    </w:tblStylePr>
    <w:tblStylePr w:type="band1Horz">
      <w:tblPr/>
      <w:tcPr>
        <w:tcBorders>
          <w:top w:val="nil"/>
          <w:left w:val="nil"/>
          <w:bottom w:val="nil"/>
          <w:right w:val="nil"/>
          <w:insideH w:val="nil"/>
          <w:insideV w:val="nil"/>
        </w:tcBorders>
        <w:shd w:val="clear" w:color="auto" w:fill="2F5496" w:themeFill="accent5" w:themeFillShade="BF"/>
      </w:tcPr>
    </w:tblStylePr>
  </w:style>
  <w:style w:type="table" w:styleId="DarkList-Accent6">
    <w:name w:val="Dark List Accent 6"/>
    <w:basedOn w:val="TableNormal"/>
    <w:uiPriority w:val="70"/>
    <w:rsid w:val="00594031"/>
    <w:pPr>
      <w:spacing w:after="0" w:line="240" w:lineRule="auto"/>
    </w:pPr>
    <w:rPr>
      <w:rFonts w:eastAsiaTheme="minorEastAsia"/>
      <w:color w:val="FFFFFF" w:themeColor="background1"/>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table" w:styleId="ColorfulShading">
    <w:name w:val="Colorful Shading"/>
    <w:basedOn w:val="TableNormal"/>
    <w:uiPriority w:val="71"/>
    <w:rsid w:val="00594031"/>
    <w:pPr>
      <w:spacing w:after="0" w:line="240" w:lineRule="auto"/>
    </w:pPr>
    <w:rPr>
      <w:rFonts w:eastAsiaTheme="minorEastAsia"/>
      <w:color w:val="000000" w:themeColor="text1"/>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594031"/>
    <w:pPr>
      <w:spacing w:after="0" w:line="240" w:lineRule="auto"/>
    </w:pPr>
    <w:rPr>
      <w:rFonts w:eastAsiaTheme="minorEastAsia"/>
      <w:color w:val="000000" w:themeColor="text1"/>
    </w:rPr>
    <w:tblPr>
      <w:tblStyleRowBandSize w:val="1"/>
      <w:tblStyleColBandSize w:val="1"/>
      <w:tblBorders>
        <w:top w:val="single" w:sz="24" w:space="0" w:color="ED7D31" w:themeColor="accent2"/>
        <w:left w:val="single" w:sz="4" w:space="0" w:color="5B9BD5" w:themeColor="accent1"/>
        <w:bottom w:val="single" w:sz="4" w:space="0" w:color="5B9BD5" w:themeColor="accent1"/>
        <w:right w:val="single" w:sz="4" w:space="0" w:color="5B9BD5" w:themeColor="accent1"/>
        <w:insideH w:val="single" w:sz="4" w:space="0" w:color="FFFFFF" w:themeColor="background1"/>
        <w:insideV w:val="single" w:sz="4" w:space="0" w:color="FFFFFF" w:themeColor="background1"/>
      </w:tblBorders>
    </w:tblPr>
    <w:tcPr>
      <w:shd w:val="clear" w:color="auto" w:fill="EEF5FB" w:themeFill="accen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1" w:themeFillShade="99"/>
      </w:tcPr>
    </w:tblStylePr>
    <w:tblStylePr w:type="firstCol">
      <w:rPr>
        <w:color w:val="FFFFFF" w:themeColor="background1"/>
      </w:rPr>
      <w:tblPr/>
      <w:tcPr>
        <w:tcBorders>
          <w:top w:val="nil"/>
          <w:left w:val="nil"/>
          <w:bottom w:val="nil"/>
          <w:right w:val="nil"/>
          <w:insideH w:val="single" w:sz="4" w:space="0" w:color="255D91" w:themeColor="accent1" w:themeShade="99"/>
          <w:insideV w:val="nil"/>
        </w:tcBorders>
        <w:shd w:val="clear" w:color="auto" w:fill="255D91"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1" w:themeFillShade="99"/>
      </w:tcPr>
    </w:tblStylePr>
    <w:tblStylePr w:type="band1Vert">
      <w:tblPr/>
      <w:tcPr>
        <w:shd w:val="clear" w:color="auto" w:fill="BDD6EE" w:themeFill="accent1" w:themeFillTint="66"/>
      </w:tcPr>
    </w:tblStylePr>
    <w:tblStylePr w:type="band1Horz">
      <w:tblPr/>
      <w:tcPr>
        <w:shd w:val="clear" w:color="auto" w:fill="ADCCEA"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594031"/>
    <w:pPr>
      <w:spacing w:after="0" w:line="240" w:lineRule="auto"/>
    </w:pPr>
    <w:rPr>
      <w:rFonts w:eastAsiaTheme="minorEastAsia"/>
      <w:color w:val="000000" w:themeColor="text1"/>
    </w:rPr>
    <w:tblPr>
      <w:tblStyleRowBandSize w:val="1"/>
      <w:tblStyleColBandSize w:val="1"/>
      <w:tblBorders>
        <w:top w:val="single" w:sz="24" w:space="0" w:color="ED7D31" w:themeColor="accent2"/>
        <w:left w:val="single" w:sz="4" w:space="0" w:color="ED7D31" w:themeColor="accent2"/>
        <w:bottom w:val="single" w:sz="4" w:space="0" w:color="ED7D31" w:themeColor="accent2"/>
        <w:right w:val="single" w:sz="4" w:space="0" w:color="ED7D31" w:themeColor="accent2"/>
        <w:insideH w:val="single" w:sz="4" w:space="0" w:color="FFFFFF" w:themeColor="background1"/>
        <w:insideV w:val="single" w:sz="4" w:space="0" w:color="FFFFFF" w:themeColor="background1"/>
      </w:tblBorders>
    </w:tblPr>
    <w:tcPr>
      <w:shd w:val="clear" w:color="auto" w:fill="FDF2EA" w:themeFill="accent2"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D470D" w:themeFill="accent2" w:themeFillShade="99"/>
      </w:tcPr>
    </w:tblStylePr>
    <w:tblStylePr w:type="firstCol">
      <w:rPr>
        <w:color w:val="FFFFFF" w:themeColor="background1"/>
      </w:rPr>
      <w:tblPr/>
      <w:tcPr>
        <w:tcBorders>
          <w:top w:val="nil"/>
          <w:left w:val="nil"/>
          <w:bottom w:val="nil"/>
          <w:right w:val="nil"/>
          <w:insideH w:val="single" w:sz="4" w:space="0" w:color="9D470D" w:themeColor="accent2" w:themeShade="99"/>
          <w:insideV w:val="nil"/>
        </w:tcBorders>
        <w:shd w:val="clear" w:color="auto" w:fill="9D470D"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D470D" w:themeFill="accent2" w:themeFillShade="99"/>
      </w:tcPr>
    </w:tblStylePr>
    <w:tblStylePr w:type="band1Vert">
      <w:tblPr/>
      <w:tcPr>
        <w:shd w:val="clear" w:color="auto" w:fill="F7CAAC" w:themeFill="accent2" w:themeFillTint="66"/>
      </w:tcPr>
    </w:tblStylePr>
    <w:tblStylePr w:type="band1Horz">
      <w:tblPr/>
      <w:tcPr>
        <w:shd w:val="clear" w:color="auto" w:fill="F6BE98"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594031"/>
    <w:pPr>
      <w:spacing w:after="0" w:line="240" w:lineRule="auto"/>
    </w:pPr>
    <w:rPr>
      <w:rFonts w:eastAsiaTheme="minorEastAsia"/>
      <w:color w:val="000000" w:themeColor="text1"/>
    </w:rPr>
    <w:tblPr>
      <w:tblStyleRowBandSize w:val="1"/>
      <w:tblStyleColBandSize w:val="1"/>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ColorfulShading-Accent4">
    <w:name w:val="Colorful Shading Accent 4"/>
    <w:basedOn w:val="TableNormal"/>
    <w:uiPriority w:val="71"/>
    <w:rsid w:val="00594031"/>
    <w:pPr>
      <w:spacing w:after="0" w:line="240" w:lineRule="auto"/>
    </w:pPr>
    <w:rPr>
      <w:rFonts w:eastAsiaTheme="minorEastAsia"/>
      <w:color w:val="000000" w:themeColor="text1"/>
    </w:rPr>
    <w:tblPr>
      <w:tblStyleRowBandSize w:val="1"/>
      <w:tblStyleColBandSize w:val="1"/>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594031"/>
    <w:pPr>
      <w:spacing w:after="0" w:line="240" w:lineRule="auto"/>
    </w:pPr>
    <w:rPr>
      <w:rFonts w:eastAsiaTheme="minorEastAsia"/>
      <w:color w:val="000000" w:themeColor="text1"/>
    </w:rPr>
    <w:tblPr>
      <w:tblStyleRowBandSize w:val="1"/>
      <w:tblStyleColBandSize w:val="1"/>
      <w:tblBorders>
        <w:top w:val="single" w:sz="24" w:space="0" w:color="70AD47" w:themeColor="accent6"/>
        <w:left w:val="single" w:sz="4" w:space="0" w:color="4472C4" w:themeColor="accent5"/>
        <w:bottom w:val="single" w:sz="4" w:space="0" w:color="4472C4" w:themeColor="accent5"/>
        <w:right w:val="single" w:sz="4" w:space="0" w:color="4472C4" w:themeColor="accent5"/>
        <w:insideH w:val="single" w:sz="4" w:space="0" w:color="FFFFFF" w:themeColor="background1"/>
        <w:insideV w:val="single" w:sz="4" w:space="0" w:color="FFFFFF" w:themeColor="background1"/>
      </w:tblBorders>
    </w:tblPr>
    <w:tcPr>
      <w:shd w:val="clear" w:color="auto" w:fill="ECF1F9"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64378" w:themeFill="accent5" w:themeFillShade="99"/>
      </w:tcPr>
    </w:tblStylePr>
    <w:tblStylePr w:type="firstCol">
      <w:rPr>
        <w:color w:val="FFFFFF" w:themeColor="background1"/>
      </w:rPr>
      <w:tblPr/>
      <w:tcPr>
        <w:tcBorders>
          <w:top w:val="nil"/>
          <w:left w:val="nil"/>
          <w:bottom w:val="nil"/>
          <w:right w:val="nil"/>
          <w:insideH w:val="single" w:sz="4" w:space="0" w:color="264378" w:themeColor="accent5" w:themeShade="99"/>
          <w:insideV w:val="nil"/>
        </w:tcBorders>
        <w:shd w:val="clear" w:color="auto" w:fill="264378"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64378" w:themeFill="accent5" w:themeFillShade="99"/>
      </w:tcPr>
    </w:tblStylePr>
    <w:tblStylePr w:type="band1Vert">
      <w:tblPr/>
      <w:tcPr>
        <w:shd w:val="clear" w:color="auto" w:fill="B4C6E7" w:themeFill="accent5" w:themeFillTint="66"/>
      </w:tcPr>
    </w:tblStylePr>
    <w:tblStylePr w:type="band1Horz">
      <w:tblPr/>
      <w:tcPr>
        <w:shd w:val="clear" w:color="auto" w:fill="A1B8E1"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594031"/>
    <w:pPr>
      <w:spacing w:after="0" w:line="240" w:lineRule="auto"/>
    </w:pPr>
    <w:rPr>
      <w:rFonts w:eastAsiaTheme="minorEastAsia"/>
      <w:color w:val="000000" w:themeColor="text1"/>
    </w:rPr>
    <w:tblPr>
      <w:tblStyleRowBandSize w:val="1"/>
      <w:tblStyleColBandSize w:val="1"/>
      <w:tblBorders>
        <w:top w:val="single" w:sz="24" w:space="0" w:color="4472C4"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4472C4"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594031"/>
    <w:pPr>
      <w:spacing w:after="0" w:line="240" w:lineRule="auto"/>
    </w:pPr>
    <w:rPr>
      <w:rFonts w:eastAsiaTheme="minorEastAsia"/>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594031"/>
    <w:pPr>
      <w:spacing w:after="0" w:line="240" w:lineRule="auto"/>
    </w:pPr>
    <w:rPr>
      <w:rFonts w:eastAsiaTheme="minorEastAsia"/>
      <w:color w:val="000000" w:themeColor="text1"/>
    </w:rPr>
    <w:tblPr>
      <w:tblStyleRowBandSize w:val="1"/>
      <w:tblStyleColBandSize w:val="1"/>
    </w:tblPr>
    <w:tcPr>
      <w:shd w:val="clear" w:color="auto" w:fill="EEF5FB" w:themeFill="accen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1" w:themeFillTint="3F"/>
      </w:tcPr>
    </w:tblStylePr>
    <w:tblStylePr w:type="band1Horz">
      <w:tblPr/>
      <w:tcPr>
        <w:shd w:val="clear" w:color="auto" w:fill="DEEAF6" w:themeFill="accent1" w:themeFillTint="33"/>
      </w:tcPr>
    </w:tblStylePr>
  </w:style>
  <w:style w:type="table" w:styleId="ColorfulList-Accent2">
    <w:name w:val="Colorful List Accent 2"/>
    <w:basedOn w:val="TableNormal"/>
    <w:uiPriority w:val="72"/>
    <w:rsid w:val="00594031"/>
    <w:pPr>
      <w:spacing w:after="0" w:line="240" w:lineRule="auto"/>
    </w:pPr>
    <w:rPr>
      <w:rFonts w:eastAsiaTheme="minorEastAsia"/>
      <w:color w:val="000000" w:themeColor="text1"/>
    </w:rPr>
    <w:tblPr>
      <w:tblStyleRowBandSize w:val="1"/>
      <w:tblStyleColBandSize w:val="1"/>
    </w:tblPr>
    <w:tcPr>
      <w:shd w:val="clear" w:color="auto" w:fill="FDF2EA" w:themeFill="accent2"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DECB" w:themeFill="accent2" w:themeFillTint="3F"/>
      </w:tcPr>
    </w:tblStylePr>
    <w:tblStylePr w:type="band1Horz">
      <w:tblPr/>
      <w:tcPr>
        <w:shd w:val="clear" w:color="auto" w:fill="FBE4D5" w:themeFill="accent2" w:themeFillTint="33"/>
      </w:tcPr>
    </w:tblStylePr>
  </w:style>
  <w:style w:type="table" w:styleId="ColorfulList-Accent3">
    <w:name w:val="Colorful List Accent 3"/>
    <w:basedOn w:val="TableNormal"/>
    <w:uiPriority w:val="72"/>
    <w:rsid w:val="00594031"/>
    <w:pPr>
      <w:spacing w:after="0" w:line="240" w:lineRule="auto"/>
    </w:pPr>
    <w:rPr>
      <w:rFonts w:eastAsiaTheme="minorEastAsia"/>
      <w:color w:val="000000" w:themeColor="text1"/>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ColorfulList-Accent4">
    <w:name w:val="Colorful List Accent 4"/>
    <w:basedOn w:val="TableNormal"/>
    <w:uiPriority w:val="72"/>
    <w:rsid w:val="00594031"/>
    <w:pPr>
      <w:spacing w:after="0" w:line="240" w:lineRule="auto"/>
    </w:pPr>
    <w:rPr>
      <w:rFonts w:eastAsiaTheme="minorEastAsia"/>
      <w:color w:val="000000" w:themeColor="text1"/>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ColorfulList-Accent5">
    <w:name w:val="Colorful List Accent 5"/>
    <w:basedOn w:val="TableNormal"/>
    <w:uiPriority w:val="72"/>
    <w:rsid w:val="00594031"/>
    <w:pPr>
      <w:spacing w:after="0" w:line="240" w:lineRule="auto"/>
    </w:pPr>
    <w:rPr>
      <w:rFonts w:eastAsiaTheme="minorEastAsia"/>
      <w:color w:val="000000" w:themeColor="text1"/>
    </w:rPr>
    <w:tblPr>
      <w:tblStyleRowBandSize w:val="1"/>
      <w:tblStyleColBandSize w:val="1"/>
    </w:tblPr>
    <w:tcPr>
      <w:shd w:val="clear" w:color="auto" w:fill="ECF1F9"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DBF0" w:themeFill="accent5" w:themeFillTint="3F"/>
      </w:tcPr>
    </w:tblStylePr>
    <w:tblStylePr w:type="band1Horz">
      <w:tblPr/>
      <w:tcPr>
        <w:shd w:val="clear" w:color="auto" w:fill="D9E2F3" w:themeFill="accent5" w:themeFillTint="33"/>
      </w:tcPr>
    </w:tblStylePr>
  </w:style>
  <w:style w:type="table" w:styleId="ColorfulList-Accent6">
    <w:name w:val="Colorful List Accent 6"/>
    <w:basedOn w:val="TableNormal"/>
    <w:uiPriority w:val="72"/>
    <w:rsid w:val="00594031"/>
    <w:pPr>
      <w:spacing w:after="0" w:line="240" w:lineRule="auto"/>
    </w:pPr>
    <w:rPr>
      <w:rFonts w:eastAsiaTheme="minorEastAsia"/>
      <w:color w:val="000000" w:themeColor="text1"/>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3259A0" w:themeFill="accent5" w:themeFillShade="CC"/>
      </w:tcPr>
    </w:tblStylePr>
    <w:tblStylePr w:type="lastRow">
      <w:rPr>
        <w:b/>
        <w:bCs/>
        <w:color w:val="3259A0"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ColorfulGrid">
    <w:name w:val="Colorful Grid"/>
    <w:basedOn w:val="TableNormal"/>
    <w:uiPriority w:val="73"/>
    <w:rsid w:val="00594031"/>
    <w:pPr>
      <w:spacing w:after="0" w:line="240" w:lineRule="auto"/>
    </w:pPr>
    <w:rPr>
      <w:rFonts w:eastAsiaTheme="minorEastAsia"/>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594031"/>
    <w:pPr>
      <w:spacing w:after="0" w:line="240" w:lineRule="auto"/>
    </w:pPr>
    <w:rPr>
      <w:rFonts w:eastAsiaTheme="minorEastAsia"/>
      <w:color w:val="000000" w:themeColor="text1"/>
    </w:rPr>
    <w:tblPr>
      <w:tblStyleRowBandSize w:val="1"/>
      <w:tblStyleColBandSize w:val="1"/>
      <w:tblBorders>
        <w:insideH w:val="single" w:sz="4" w:space="0" w:color="FFFFFF" w:themeColor="background1"/>
      </w:tblBorders>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ColorfulGrid-Accent2">
    <w:name w:val="Colorful Grid Accent 2"/>
    <w:basedOn w:val="TableNormal"/>
    <w:uiPriority w:val="73"/>
    <w:rsid w:val="00594031"/>
    <w:pPr>
      <w:spacing w:after="0" w:line="240" w:lineRule="auto"/>
    </w:pPr>
    <w:rPr>
      <w:rFonts w:eastAsiaTheme="minorEastAsia"/>
      <w:color w:val="000000" w:themeColor="text1"/>
    </w:rPr>
    <w:tblPr>
      <w:tblStyleRowBandSize w:val="1"/>
      <w:tblStyleColBandSize w:val="1"/>
      <w:tblBorders>
        <w:insideH w:val="single" w:sz="4" w:space="0" w:color="FFFFFF" w:themeColor="background1"/>
      </w:tblBorders>
    </w:tblPr>
    <w:tcPr>
      <w:shd w:val="clear" w:color="auto" w:fill="FBE4D5" w:themeFill="accent2" w:themeFillTint="33"/>
    </w:tcPr>
    <w:tblStylePr w:type="firstRow">
      <w:rPr>
        <w:b/>
        <w:bCs/>
      </w:rPr>
      <w:tblPr/>
      <w:tcPr>
        <w:shd w:val="clear" w:color="auto" w:fill="F7CAAC" w:themeFill="accent2" w:themeFillTint="66"/>
      </w:tcPr>
    </w:tblStylePr>
    <w:tblStylePr w:type="lastRow">
      <w:rPr>
        <w:b/>
        <w:bCs/>
        <w:color w:val="000000" w:themeColor="text1"/>
      </w:rPr>
      <w:tblPr/>
      <w:tcPr>
        <w:shd w:val="clear" w:color="auto" w:fill="F7CAAC" w:themeFill="accent2" w:themeFillTint="66"/>
      </w:tcPr>
    </w:tblStylePr>
    <w:tblStylePr w:type="firstCol">
      <w:rPr>
        <w:color w:val="FFFFFF" w:themeColor="background1"/>
      </w:rPr>
      <w:tblPr/>
      <w:tcPr>
        <w:shd w:val="clear" w:color="auto" w:fill="C45911" w:themeFill="accent2" w:themeFillShade="BF"/>
      </w:tcPr>
    </w:tblStylePr>
    <w:tblStylePr w:type="lastCol">
      <w:rPr>
        <w:color w:val="FFFFFF" w:themeColor="background1"/>
      </w:rPr>
      <w:tblPr/>
      <w:tcPr>
        <w:shd w:val="clear" w:color="auto" w:fill="C45911" w:themeFill="accent2" w:themeFillShade="BF"/>
      </w:tc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ColorfulGrid-Accent3">
    <w:name w:val="Colorful Grid Accent 3"/>
    <w:basedOn w:val="TableNormal"/>
    <w:uiPriority w:val="73"/>
    <w:rsid w:val="00594031"/>
    <w:pPr>
      <w:spacing w:after="0" w:line="240" w:lineRule="auto"/>
    </w:pPr>
    <w:rPr>
      <w:rFonts w:eastAsiaTheme="minorEastAsia"/>
      <w:color w:val="000000" w:themeColor="text1"/>
    </w:rPr>
    <w:tblPr>
      <w:tblStyleRowBandSize w:val="1"/>
      <w:tblStyleColBandSize w:val="1"/>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ColorfulGrid-Accent4">
    <w:name w:val="Colorful Grid Accent 4"/>
    <w:basedOn w:val="TableNormal"/>
    <w:uiPriority w:val="73"/>
    <w:rsid w:val="00594031"/>
    <w:pPr>
      <w:spacing w:after="0" w:line="240" w:lineRule="auto"/>
    </w:pPr>
    <w:rPr>
      <w:rFonts w:eastAsiaTheme="minorEastAsia"/>
      <w:color w:val="000000" w:themeColor="text1"/>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ColorfulGrid-Accent6">
    <w:name w:val="Colorful Grid Accent 6"/>
    <w:basedOn w:val="TableNormal"/>
    <w:uiPriority w:val="73"/>
    <w:rsid w:val="00594031"/>
    <w:pPr>
      <w:spacing w:after="0" w:line="240" w:lineRule="auto"/>
    </w:pPr>
    <w:rPr>
      <w:rFonts w:eastAsiaTheme="minorEastAsia"/>
      <w:color w:val="000000" w:themeColor="text1"/>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customStyle="1" w:styleId="GridTable1Light-Accent11">
    <w:name w:val="Grid Table 1 Light - Accent 11"/>
    <w:basedOn w:val="TableNormal"/>
    <w:uiPriority w:val="46"/>
    <w:rsid w:val="009F289E"/>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HTMLPreformatted">
    <w:name w:val="HTML Preformatted"/>
    <w:basedOn w:val="Normal"/>
    <w:link w:val="HTMLPreformattedChar"/>
    <w:uiPriority w:val="99"/>
    <w:semiHidden/>
    <w:unhideWhenUsed/>
    <w:rsid w:val="00E165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Cs w:val="20"/>
    </w:rPr>
  </w:style>
  <w:style w:type="character" w:customStyle="1" w:styleId="HTMLPreformattedChar">
    <w:name w:val="HTML Preformatted Char"/>
    <w:basedOn w:val="DefaultParagraphFont"/>
    <w:link w:val="HTMLPreformatted"/>
    <w:uiPriority w:val="99"/>
    <w:semiHidden/>
    <w:rsid w:val="00E1650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01484">
      <w:bodyDiv w:val="1"/>
      <w:marLeft w:val="0"/>
      <w:marRight w:val="0"/>
      <w:marTop w:val="0"/>
      <w:marBottom w:val="0"/>
      <w:divBdr>
        <w:top w:val="none" w:sz="0" w:space="0" w:color="auto"/>
        <w:left w:val="none" w:sz="0" w:space="0" w:color="auto"/>
        <w:bottom w:val="none" w:sz="0" w:space="0" w:color="auto"/>
        <w:right w:val="none" w:sz="0" w:space="0" w:color="auto"/>
      </w:divBdr>
    </w:div>
    <w:div w:id="104811109">
      <w:bodyDiv w:val="1"/>
      <w:marLeft w:val="0"/>
      <w:marRight w:val="0"/>
      <w:marTop w:val="0"/>
      <w:marBottom w:val="0"/>
      <w:divBdr>
        <w:top w:val="none" w:sz="0" w:space="0" w:color="auto"/>
        <w:left w:val="none" w:sz="0" w:space="0" w:color="auto"/>
        <w:bottom w:val="none" w:sz="0" w:space="0" w:color="auto"/>
        <w:right w:val="none" w:sz="0" w:space="0" w:color="auto"/>
      </w:divBdr>
    </w:div>
    <w:div w:id="143397092">
      <w:bodyDiv w:val="1"/>
      <w:marLeft w:val="0"/>
      <w:marRight w:val="0"/>
      <w:marTop w:val="0"/>
      <w:marBottom w:val="0"/>
      <w:divBdr>
        <w:top w:val="none" w:sz="0" w:space="0" w:color="auto"/>
        <w:left w:val="none" w:sz="0" w:space="0" w:color="auto"/>
        <w:bottom w:val="none" w:sz="0" w:space="0" w:color="auto"/>
        <w:right w:val="none" w:sz="0" w:space="0" w:color="auto"/>
      </w:divBdr>
    </w:div>
    <w:div w:id="261691676">
      <w:bodyDiv w:val="1"/>
      <w:marLeft w:val="0"/>
      <w:marRight w:val="0"/>
      <w:marTop w:val="0"/>
      <w:marBottom w:val="0"/>
      <w:divBdr>
        <w:top w:val="none" w:sz="0" w:space="0" w:color="auto"/>
        <w:left w:val="none" w:sz="0" w:space="0" w:color="auto"/>
        <w:bottom w:val="none" w:sz="0" w:space="0" w:color="auto"/>
        <w:right w:val="none" w:sz="0" w:space="0" w:color="auto"/>
      </w:divBdr>
    </w:div>
    <w:div w:id="389310335">
      <w:bodyDiv w:val="1"/>
      <w:marLeft w:val="0"/>
      <w:marRight w:val="0"/>
      <w:marTop w:val="0"/>
      <w:marBottom w:val="0"/>
      <w:divBdr>
        <w:top w:val="none" w:sz="0" w:space="0" w:color="auto"/>
        <w:left w:val="none" w:sz="0" w:space="0" w:color="auto"/>
        <w:bottom w:val="none" w:sz="0" w:space="0" w:color="auto"/>
        <w:right w:val="none" w:sz="0" w:space="0" w:color="auto"/>
      </w:divBdr>
    </w:div>
    <w:div w:id="683286109">
      <w:bodyDiv w:val="1"/>
      <w:marLeft w:val="0"/>
      <w:marRight w:val="0"/>
      <w:marTop w:val="0"/>
      <w:marBottom w:val="0"/>
      <w:divBdr>
        <w:top w:val="none" w:sz="0" w:space="0" w:color="auto"/>
        <w:left w:val="none" w:sz="0" w:space="0" w:color="auto"/>
        <w:bottom w:val="none" w:sz="0" w:space="0" w:color="auto"/>
        <w:right w:val="none" w:sz="0" w:space="0" w:color="auto"/>
      </w:divBdr>
    </w:div>
    <w:div w:id="755632638">
      <w:bodyDiv w:val="1"/>
      <w:marLeft w:val="0"/>
      <w:marRight w:val="0"/>
      <w:marTop w:val="0"/>
      <w:marBottom w:val="0"/>
      <w:divBdr>
        <w:top w:val="none" w:sz="0" w:space="0" w:color="auto"/>
        <w:left w:val="none" w:sz="0" w:space="0" w:color="auto"/>
        <w:bottom w:val="none" w:sz="0" w:space="0" w:color="auto"/>
        <w:right w:val="none" w:sz="0" w:space="0" w:color="auto"/>
      </w:divBdr>
    </w:div>
    <w:div w:id="866525099">
      <w:bodyDiv w:val="1"/>
      <w:marLeft w:val="0"/>
      <w:marRight w:val="0"/>
      <w:marTop w:val="0"/>
      <w:marBottom w:val="0"/>
      <w:divBdr>
        <w:top w:val="none" w:sz="0" w:space="0" w:color="auto"/>
        <w:left w:val="none" w:sz="0" w:space="0" w:color="auto"/>
        <w:bottom w:val="none" w:sz="0" w:space="0" w:color="auto"/>
        <w:right w:val="none" w:sz="0" w:space="0" w:color="auto"/>
      </w:divBdr>
    </w:div>
    <w:div w:id="970131972">
      <w:bodyDiv w:val="1"/>
      <w:marLeft w:val="0"/>
      <w:marRight w:val="0"/>
      <w:marTop w:val="0"/>
      <w:marBottom w:val="0"/>
      <w:divBdr>
        <w:top w:val="none" w:sz="0" w:space="0" w:color="auto"/>
        <w:left w:val="none" w:sz="0" w:space="0" w:color="auto"/>
        <w:bottom w:val="none" w:sz="0" w:space="0" w:color="auto"/>
        <w:right w:val="none" w:sz="0" w:space="0" w:color="auto"/>
      </w:divBdr>
      <w:divsChild>
        <w:div w:id="63382138">
          <w:marLeft w:val="0"/>
          <w:marRight w:val="0"/>
          <w:marTop w:val="0"/>
          <w:marBottom w:val="0"/>
          <w:divBdr>
            <w:top w:val="none" w:sz="0" w:space="0" w:color="auto"/>
            <w:left w:val="none" w:sz="0" w:space="0" w:color="auto"/>
            <w:bottom w:val="none" w:sz="0" w:space="0" w:color="auto"/>
            <w:right w:val="none" w:sz="0" w:space="0" w:color="auto"/>
          </w:divBdr>
        </w:div>
      </w:divsChild>
    </w:div>
    <w:div w:id="1092507092">
      <w:bodyDiv w:val="1"/>
      <w:marLeft w:val="0"/>
      <w:marRight w:val="0"/>
      <w:marTop w:val="0"/>
      <w:marBottom w:val="0"/>
      <w:divBdr>
        <w:top w:val="none" w:sz="0" w:space="0" w:color="auto"/>
        <w:left w:val="none" w:sz="0" w:space="0" w:color="auto"/>
        <w:bottom w:val="none" w:sz="0" w:space="0" w:color="auto"/>
        <w:right w:val="none" w:sz="0" w:space="0" w:color="auto"/>
      </w:divBdr>
    </w:div>
    <w:div w:id="1107775747">
      <w:bodyDiv w:val="1"/>
      <w:marLeft w:val="0"/>
      <w:marRight w:val="0"/>
      <w:marTop w:val="0"/>
      <w:marBottom w:val="0"/>
      <w:divBdr>
        <w:top w:val="none" w:sz="0" w:space="0" w:color="auto"/>
        <w:left w:val="none" w:sz="0" w:space="0" w:color="auto"/>
        <w:bottom w:val="none" w:sz="0" w:space="0" w:color="auto"/>
        <w:right w:val="none" w:sz="0" w:space="0" w:color="auto"/>
      </w:divBdr>
    </w:div>
    <w:div w:id="1151214122">
      <w:bodyDiv w:val="1"/>
      <w:marLeft w:val="0"/>
      <w:marRight w:val="0"/>
      <w:marTop w:val="0"/>
      <w:marBottom w:val="0"/>
      <w:divBdr>
        <w:top w:val="none" w:sz="0" w:space="0" w:color="auto"/>
        <w:left w:val="none" w:sz="0" w:space="0" w:color="auto"/>
        <w:bottom w:val="none" w:sz="0" w:space="0" w:color="auto"/>
        <w:right w:val="none" w:sz="0" w:space="0" w:color="auto"/>
      </w:divBdr>
    </w:div>
    <w:div w:id="1254388426">
      <w:bodyDiv w:val="1"/>
      <w:marLeft w:val="0"/>
      <w:marRight w:val="0"/>
      <w:marTop w:val="0"/>
      <w:marBottom w:val="0"/>
      <w:divBdr>
        <w:top w:val="none" w:sz="0" w:space="0" w:color="auto"/>
        <w:left w:val="none" w:sz="0" w:space="0" w:color="auto"/>
        <w:bottom w:val="none" w:sz="0" w:space="0" w:color="auto"/>
        <w:right w:val="none" w:sz="0" w:space="0" w:color="auto"/>
      </w:divBdr>
    </w:div>
    <w:div w:id="1435516253">
      <w:bodyDiv w:val="1"/>
      <w:marLeft w:val="0"/>
      <w:marRight w:val="0"/>
      <w:marTop w:val="0"/>
      <w:marBottom w:val="0"/>
      <w:divBdr>
        <w:top w:val="none" w:sz="0" w:space="0" w:color="auto"/>
        <w:left w:val="none" w:sz="0" w:space="0" w:color="auto"/>
        <w:bottom w:val="none" w:sz="0" w:space="0" w:color="auto"/>
        <w:right w:val="none" w:sz="0" w:space="0" w:color="auto"/>
      </w:divBdr>
    </w:div>
    <w:div w:id="1742480129">
      <w:bodyDiv w:val="1"/>
      <w:marLeft w:val="0"/>
      <w:marRight w:val="0"/>
      <w:marTop w:val="0"/>
      <w:marBottom w:val="0"/>
      <w:divBdr>
        <w:top w:val="none" w:sz="0" w:space="0" w:color="auto"/>
        <w:left w:val="none" w:sz="0" w:space="0" w:color="auto"/>
        <w:bottom w:val="none" w:sz="0" w:space="0" w:color="auto"/>
        <w:right w:val="none" w:sz="0" w:space="0" w:color="auto"/>
      </w:divBdr>
    </w:div>
    <w:div w:id="1837107134">
      <w:bodyDiv w:val="1"/>
      <w:marLeft w:val="0"/>
      <w:marRight w:val="0"/>
      <w:marTop w:val="0"/>
      <w:marBottom w:val="0"/>
      <w:divBdr>
        <w:top w:val="none" w:sz="0" w:space="0" w:color="auto"/>
        <w:left w:val="none" w:sz="0" w:space="0" w:color="auto"/>
        <w:bottom w:val="none" w:sz="0" w:space="0" w:color="auto"/>
        <w:right w:val="none" w:sz="0" w:space="0" w:color="auto"/>
      </w:divBdr>
    </w:div>
    <w:div w:id="1837306029">
      <w:bodyDiv w:val="1"/>
      <w:marLeft w:val="0"/>
      <w:marRight w:val="0"/>
      <w:marTop w:val="0"/>
      <w:marBottom w:val="0"/>
      <w:divBdr>
        <w:top w:val="none" w:sz="0" w:space="0" w:color="auto"/>
        <w:left w:val="none" w:sz="0" w:space="0" w:color="auto"/>
        <w:bottom w:val="none" w:sz="0" w:space="0" w:color="auto"/>
        <w:right w:val="none" w:sz="0" w:space="0" w:color="auto"/>
      </w:divBdr>
    </w:div>
    <w:div w:id="1984121380">
      <w:bodyDiv w:val="1"/>
      <w:marLeft w:val="0"/>
      <w:marRight w:val="0"/>
      <w:marTop w:val="0"/>
      <w:marBottom w:val="0"/>
      <w:divBdr>
        <w:top w:val="none" w:sz="0" w:space="0" w:color="auto"/>
        <w:left w:val="none" w:sz="0" w:space="0" w:color="auto"/>
        <w:bottom w:val="none" w:sz="0" w:space="0" w:color="auto"/>
        <w:right w:val="none" w:sz="0" w:space="0" w:color="auto"/>
      </w:divBdr>
    </w:div>
    <w:div w:id="20416673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vtsontos\Desktop\OIIP_Deliverable1.1_NodcTemplateReviewForTagSupport_20170530.docx" TargetMode="External"/><Relationship Id="rId18" Type="http://schemas.openxmlformats.org/officeDocument/2006/relationships/footer" Target="footer1.xml"/><Relationship Id="rId26" Type="http://schemas.openxmlformats.org/officeDocument/2006/relationships/hyperlink" Target="https://oiip.jpl.nasa.gov/doc/OIIP_Deliverable1.2_TagMetadata_20170227.pdf" TargetMode="External"/><Relationship Id="rId39" Type="http://schemas.openxmlformats.org/officeDocument/2006/relationships/hyperlink" Target="http://tunalab.org/" TargetMode="External"/><Relationship Id="rId21" Type="http://schemas.openxmlformats.org/officeDocument/2006/relationships/hyperlink" Target="https://oiip.jpl.nasa.gov/" TargetMode="External"/><Relationship Id="rId34" Type="http://schemas.openxmlformats.org/officeDocument/2006/relationships/hyperlink" Target="http://www.nature.com/articles/srep38163" TargetMode="External"/><Relationship Id="rId42" Type="http://schemas.openxmlformats.org/officeDocument/2006/relationships/hyperlink" Target="https://wiki.earthdata.nasa.gov/download/attachments/77400684/Archival_WildlifeComputers.7z" TargetMode="External"/><Relationship Id="rId47" Type="http://schemas.openxmlformats.org/officeDocument/2006/relationships/hyperlink" Target="http://www.lotek.com/downloads.htm" TargetMode="External"/><Relationship Id="rId50" Type="http://schemas.openxmlformats.org/officeDocument/2006/relationships/hyperlink" Target="https://www.iattc.org/" TargetMode="External"/><Relationship Id="rId55" Type="http://schemas.openxmlformats.org/officeDocument/2006/relationships/hyperlink" Target="https://www.nodc.noaa.gov/data/formats/netcdf/v2.0/" TargetMode="External"/><Relationship Id="rId63" Type="http://schemas.openxmlformats.org/officeDocument/2006/relationships/hyperlink" Target="https://www.nodc.noaa.gov/data/formats/netcdf/v2.0/" TargetMode="External"/><Relationship Id="rId68" Type="http://schemas.openxmlformats.org/officeDocument/2006/relationships/image" Target="media/image7.png"/><Relationship Id="rId76" Type="http://schemas.openxmlformats.org/officeDocument/2006/relationships/image" Target="media/image15.png"/><Relationship Id="rId8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hyperlink" Target="file:///C:\Users\vtsontos\Desktop\OIIP_Deliverable1.1_NodcTemplateReviewForTagSupport_20170530.docx" TargetMode="External"/><Relationship Id="rId29" Type="http://schemas.openxmlformats.org/officeDocument/2006/relationships/hyperlink" Target="https://oiip.jpl.nasa.gov/doc/OIIP_Deliverable1.2_TagMetadata_20170227.pdf" TargetMode="External"/><Relationship Id="rId11" Type="http://schemas.openxmlformats.org/officeDocument/2006/relationships/hyperlink" Target="mailto:tagtuna@gmail.com" TargetMode="External"/><Relationship Id="rId24" Type="http://schemas.openxmlformats.org/officeDocument/2006/relationships/hyperlink" Target="https://www.unidata.ucar.edu/software/netcdf/workshops/2011/utilities/CDL.html" TargetMode="External"/><Relationship Id="rId32" Type="http://schemas.openxmlformats.org/officeDocument/2006/relationships/hyperlink" Target="http://wildlifecomputers.com/wp-content/uploads/manuals/Spreadsheet-File-Descriptions.pdf" TargetMode="External"/><Relationship Id="rId37" Type="http://schemas.openxmlformats.org/officeDocument/2006/relationships/hyperlink" Target="http://www.microwavetelemetry.com/" TargetMode="External"/><Relationship Id="rId40" Type="http://schemas.openxmlformats.org/officeDocument/2006/relationships/hyperlink" Target="http://www.nature.com/articles/srep38163" TargetMode="External"/><Relationship Id="rId45" Type="http://schemas.openxmlformats.org/officeDocument/2006/relationships/hyperlink" Target="https://www.iattc.org/" TargetMode="External"/><Relationship Id="rId53" Type="http://schemas.openxmlformats.org/officeDocument/2006/relationships/hyperlink" Target="http://cfconventions.org/Data/cf-standard-names/68/build/cf-standard-name-table.html" TargetMode="External"/><Relationship Id="rId58" Type="http://schemas.openxmlformats.org/officeDocument/2006/relationships/hyperlink" Target="https://doi.org/10.6084/m9.figshare.10032848.v3" TargetMode="External"/><Relationship Id="rId66" Type="http://schemas.openxmlformats.org/officeDocument/2006/relationships/image" Target="media/image5.png"/><Relationship Id="rId74" Type="http://schemas.openxmlformats.org/officeDocument/2006/relationships/image" Target="media/image13.png"/><Relationship Id="rId79" Type="http://schemas.openxmlformats.org/officeDocument/2006/relationships/hyperlink" Target="http://wildlifecomputers.com/wp-content/uploads/manuals/Spreadsheet-File-Descriptions.pdf" TargetMode="External"/><Relationship Id="rId5" Type="http://schemas.openxmlformats.org/officeDocument/2006/relationships/webSettings" Target="webSettings.xml"/><Relationship Id="rId61" Type="http://schemas.openxmlformats.org/officeDocument/2006/relationships/hyperlink" Target="http://cfconventions.org/Data/cf-standard-names/68/build/cf-standard-name-table.html" TargetMode="External"/><Relationship Id="rId82" Type="http://schemas.openxmlformats.org/officeDocument/2006/relationships/image" Target="media/image20.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file:///C:\Users\vtsontos\Desktop\OIIP_Deliverable1.1_NodcTemplateReviewForTagSupport_20170530.docx" TargetMode="External"/><Relationship Id="rId22" Type="http://schemas.openxmlformats.org/officeDocument/2006/relationships/hyperlink" Target="https://oiip.jpl.nasa.gov/doc/OIIP_Deliverable1.1_2.1_NodcTemplateReviewForTagSupport_20170714.pdf" TargetMode="External"/><Relationship Id="rId27" Type="http://schemas.openxmlformats.org/officeDocument/2006/relationships/hyperlink" Target="https://oiip.jpl.nasa.gov/doc/OIIP_Deliverable1.1_2.1_NodcTemplateReviewForTagSupport_20170714.pdf" TargetMode="External"/><Relationship Id="rId30" Type="http://schemas.openxmlformats.org/officeDocument/2006/relationships/hyperlink" Target="http://wildlifecomputers.com/support/downloads/" TargetMode="External"/><Relationship Id="rId35" Type="http://schemas.openxmlformats.org/officeDocument/2006/relationships/hyperlink" Target="http://tunalab.org/" TargetMode="External"/><Relationship Id="rId43" Type="http://schemas.openxmlformats.org/officeDocument/2006/relationships/hyperlink" Target="https://www.iattc.org/" TargetMode="External"/><Relationship Id="rId48" Type="http://schemas.openxmlformats.org/officeDocument/2006/relationships/hyperlink" Target="https://wiki.earthdata.nasa.gov/download/attachments/77400684/Archival_LotekWireless.7z" TargetMode="External"/><Relationship Id="rId56" Type="http://schemas.openxmlformats.org/officeDocument/2006/relationships/hyperlink" Target="https://doi.org/10.6084/m9.figshare.10032863.v2" TargetMode="External"/><Relationship Id="rId64" Type="http://schemas.openxmlformats.org/officeDocument/2006/relationships/image" Target="media/image3.png"/><Relationship Id="rId69" Type="http://schemas.openxmlformats.org/officeDocument/2006/relationships/image" Target="media/image8.png"/><Relationship Id="rId77" Type="http://schemas.openxmlformats.org/officeDocument/2006/relationships/image" Target="media/image16.png"/><Relationship Id="rId8" Type="http://schemas.openxmlformats.org/officeDocument/2006/relationships/image" Target="media/image1.png"/><Relationship Id="rId51" Type="http://schemas.openxmlformats.org/officeDocument/2006/relationships/hyperlink" Target="https://oiip.jpl.nasa.gov/" TargetMode="External"/><Relationship Id="rId72" Type="http://schemas.openxmlformats.org/officeDocument/2006/relationships/image" Target="media/image11.png"/><Relationship Id="rId80" Type="http://schemas.openxmlformats.org/officeDocument/2006/relationships/image" Target="media/image18.pn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mailto:sarms@ucar.edu" TargetMode="External"/><Relationship Id="rId17" Type="http://schemas.openxmlformats.org/officeDocument/2006/relationships/hyperlink" Target="file:///C:\Users\vtsontos\Desktop\OIIP_Deliverable1.1_NodcTemplateReviewForTagSupport_20170530.docx" TargetMode="External"/><Relationship Id="rId25" Type="http://schemas.openxmlformats.org/officeDocument/2006/relationships/hyperlink" Target="https://oiip.jpl.nasa.gov/doc/OIIP_Deliverable1.1_2.1_NodcTemplateReviewForTagSupport_20170714.pdf" TargetMode="External"/><Relationship Id="rId33" Type="http://schemas.openxmlformats.org/officeDocument/2006/relationships/hyperlink" Target="http://tunalab.org/" TargetMode="External"/><Relationship Id="rId38" Type="http://schemas.openxmlformats.org/officeDocument/2006/relationships/hyperlink" Target="https://wiki.earthdata.nasa.gov/download/attachments/77400684/Popup_MicrowaveTelemetry.7z" TargetMode="External"/><Relationship Id="rId46" Type="http://schemas.openxmlformats.org/officeDocument/2006/relationships/hyperlink" Target="http://oceanview.pfeg.noaa.gov/ATN_docs/" TargetMode="External"/><Relationship Id="rId59" Type="http://schemas.openxmlformats.org/officeDocument/2006/relationships/hyperlink" Target="https://doi.org/10.6084/m9.figshare.10032848.v3" TargetMode="External"/><Relationship Id="rId67" Type="http://schemas.openxmlformats.org/officeDocument/2006/relationships/image" Target="media/image6.png"/><Relationship Id="rId20" Type="http://schemas.openxmlformats.org/officeDocument/2006/relationships/hyperlink" Target="https://www.nodc.noaa.gov/data/formats/netcdf/v2.0/" TargetMode="External"/><Relationship Id="rId41" Type="http://schemas.openxmlformats.org/officeDocument/2006/relationships/hyperlink" Target="http://wildlifecomputers.com/support/downloads/" TargetMode="External"/><Relationship Id="rId54" Type="http://schemas.openxmlformats.org/officeDocument/2006/relationships/hyperlink" Target="http://wiki.esipfed.org/index.php/Attribute_Convention_for_Data_Discovery_1-3" TargetMode="External"/><Relationship Id="rId62" Type="http://schemas.openxmlformats.org/officeDocument/2006/relationships/hyperlink" Target="http://wiki.esipfed.org/index.php/Attribute_Convention_for_Data_Discovery_1-3" TargetMode="External"/><Relationship Id="rId70" Type="http://schemas.openxmlformats.org/officeDocument/2006/relationships/image" Target="media/image9.png"/><Relationship Id="rId75" Type="http://schemas.openxmlformats.org/officeDocument/2006/relationships/image" Target="media/image14.png"/><Relationship Id="rId83"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vtsontos\Desktop\OIIP_Deliverable1.1_NodcTemplateReviewForTagSupport_20170530.docx" TargetMode="External"/><Relationship Id="rId23" Type="http://schemas.openxmlformats.org/officeDocument/2006/relationships/hyperlink" Target="https://oiip.jpl.nasa.gov/doc/OIIP_Deliverable1.2_TagMetadata_20170227.pdf" TargetMode="External"/><Relationship Id="rId28" Type="http://schemas.openxmlformats.org/officeDocument/2006/relationships/hyperlink" Target="https://oiip.jpl.nasa.gov/doc/OIIP_Deliverable1.2_TagMetadata_20170227.pdf" TargetMode="External"/><Relationship Id="rId36" Type="http://schemas.openxmlformats.org/officeDocument/2006/relationships/hyperlink" Target="http://www.nature.com/articles/srep38163" TargetMode="External"/><Relationship Id="rId49" Type="http://schemas.openxmlformats.org/officeDocument/2006/relationships/hyperlink" Target="https://www.iattc.org/" TargetMode="External"/><Relationship Id="rId57" Type="http://schemas.openxmlformats.org/officeDocument/2006/relationships/hyperlink" Target="https://doi.org/10.6084/m9.figshare.10032863.v2" TargetMode="External"/><Relationship Id="rId10" Type="http://schemas.openxmlformats.org/officeDocument/2006/relationships/hyperlink" Target="mailto:vtsontos@jpl.nasa.gov" TargetMode="External"/><Relationship Id="rId31" Type="http://schemas.openxmlformats.org/officeDocument/2006/relationships/hyperlink" Target="https://wiki.earthdata.nasa.gov/download/attachments/77400684/Popup_WildlifeComputers.7z" TargetMode="External"/><Relationship Id="rId44" Type="http://schemas.openxmlformats.org/officeDocument/2006/relationships/hyperlink" Target="http://wildlifecomputers.com/wp-content/uploads/manuals/Spreadsheet-File-Descriptions.pdf" TargetMode="External"/><Relationship Id="rId52" Type="http://schemas.openxmlformats.org/officeDocument/2006/relationships/hyperlink" Target="http://cfconventions.org/Data/cf-conventions/cf-conventions-1.7/cf-conventions.html" TargetMode="External"/><Relationship Id="rId60" Type="http://schemas.openxmlformats.org/officeDocument/2006/relationships/hyperlink" Target="http://cfconventions.org/Data/cf-conventions/cf-conventions-1.7/cf-conventions.html" TargetMode="External"/><Relationship Id="rId65" Type="http://schemas.openxmlformats.org/officeDocument/2006/relationships/image" Target="media/image4.png"/><Relationship Id="rId73" Type="http://schemas.openxmlformats.org/officeDocument/2006/relationships/image" Target="media/image12.png"/><Relationship Id="rId78" Type="http://schemas.openxmlformats.org/officeDocument/2006/relationships/image" Target="media/image17.png"/><Relationship Id="rId8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07B3F5-1806-4D73-ADF3-455F978A48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233</TotalTime>
  <Pages>39</Pages>
  <Words>12561</Words>
  <Characters>71602</Characters>
  <Application>Microsoft Office Word</Application>
  <DocSecurity>0</DocSecurity>
  <Lines>596</Lines>
  <Paragraphs>167</Paragraphs>
  <ScaleCrop>false</ScaleCrop>
  <HeadingPairs>
    <vt:vector size="2" baseType="variant">
      <vt:variant>
        <vt:lpstr>Title</vt:lpstr>
      </vt:variant>
      <vt:variant>
        <vt:i4>1</vt:i4>
      </vt:variant>
    </vt:vector>
  </HeadingPairs>
  <TitlesOfParts>
    <vt:vector size="1" baseType="lpstr">
      <vt:lpstr/>
    </vt:vector>
  </TitlesOfParts>
  <Company>JPL</Company>
  <LinksUpToDate>false</LinksUpToDate>
  <CharactersWithSpaces>83996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Tsontos, Vardis M (398G)</dc:creator>
  <cp:keywords/>
  <dc:description/>
  <cp:lastModifiedBy>Tsontos, Vardis M (398G)</cp:lastModifiedBy>
  <cp:revision>44</cp:revision>
  <cp:lastPrinted>2019-09-27T22:20:00Z</cp:lastPrinted>
  <dcterms:created xsi:type="dcterms:W3CDTF">2019-10-25T03:51:00Z</dcterms:created>
  <dcterms:modified xsi:type="dcterms:W3CDTF">2019-10-25T23:08:00Z</dcterms:modified>
</cp:coreProperties>
</file>